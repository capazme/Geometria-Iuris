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538B" w14:textId="77777777" w:rsidR="001B491B" w:rsidRPr="009E0CF1" w:rsidRDefault="001B491B" w:rsidP="001B491B">
      <w:pPr>
        <w:pStyle w:val="Titolo1"/>
        <w:spacing w:before="0" w:after="240"/>
        <w:rPr>
          <w:rFonts w:ascii="Times New Roman" w:hAnsi="Times New Roman" w:cs="Times New Roman"/>
          <w:color w:val="000000" w:themeColor="text1"/>
          <w:sz w:val="23"/>
          <w:szCs w:val="23"/>
        </w:rPr>
      </w:pPr>
      <w:bookmarkStart w:id="0" w:name="X343976ab2e2df51cd4c1cf376450c82ec7758c8"/>
      <w:bookmarkStart w:id="1" w:name="Xc670720400f2b66f2fa04978294b0c6964d7cd1"/>
      <w:r>
        <w:rPr>
          <w:rFonts w:ascii="Times New Roman" w:hAnsi="Times New Roman" w:cs="Times New Roman"/>
          <w:color w:val="000000" w:themeColor="text1"/>
          <w:sz w:val="23"/>
          <w:szCs w:val="23"/>
        </w:rPr>
        <w:t xml:space="preserve">Chapter 1 — Meaning without measure: </w:t>
      </w:r>
      <w:r>
        <w:rPr>
          <w:rFonts w:ascii="Times New Roman" w:hAnsi="Times New Roman" w:cs="Times New Roman"/>
          <w:i/>
          <w:color w:val="000000" w:themeColor="text1"/>
          <w:sz w:val="23"/>
          <w:szCs w:val="23"/>
        </w:rPr>
        <w:t>Ius sine regula</w:t>
      </w:r>
      <w:bookmarkEnd w:id="0"/>
    </w:p>
    <w:p w14:paraId="5BCCF34E" w14:textId="77777777" w:rsidR="001B491B" w:rsidRPr="009E0CF1" w:rsidRDefault="001B491B" w:rsidP="001B491B">
      <w:pPr>
        <w:pStyle w:val="Titolo3"/>
        <w:spacing w:before="0" w:after="240"/>
        <w:rPr>
          <w:rFonts w:ascii="Times New Roman" w:hAnsi="Times New Roman" w:cs="Times New Roman"/>
          <w:color w:val="000000" w:themeColor="text1"/>
          <w:sz w:val="23"/>
          <w:szCs w:val="23"/>
        </w:rPr>
      </w:pPr>
      <w:bookmarkStart w:id="2" w:name="X5ea28ec2a9f6ae5d0c183745e93635b2c612a39"/>
      <w:r>
        <w:rPr>
          <w:rFonts w:ascii="Times New Roman" w:hAnsi="Times New Roman" w:cs="Times New Roman"/>
          <w:color w:val="000000" w:themeColor="text1"/>
          <w:sz w:val="23"/>
          <w:szCs w:val="23"/>
        </w:rPr>
        <w:t>1.1 A science that does not measure: the epistemological gap in legal knowledge</w:t>
      </w:r>
      <w:bookmarkEnd w:id="2"/>
    </w:p>
    <w:p w14:paraId="609EE242" w14:textId="77777777" w:rsidR="001B491B" w:rsidRPr="009E0CF1" w:rsidRDefault="001B491B" w:rsidP="001B491B">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Every fundamental operation of legal reasoning is an operation on meaning. When a court subsumes a particular set of facts under a general norm, it performs a semantic act: it determines that the factual situation falls within the class of cases designated by the rule.</w:t>
      </w:r>
      <w:r>
        <w:rPr>
          <w:rStyle w:val="Rimandonotaapidipagina"/>
          <w:rFonts w:ascii="Times New Roman" w:hAnsi="Times New Roman" w:cs="Times New Roman"/>
          <w:sz w:val="23"/>
          <w:szCs w:val="23"/>
        </w:rPr>
        <w:footnoteReference w:id="1"/>
      </w:r>
      <w:r>
        <w:rPr>
          <w:rFonts w:ascii="Times New Roman" w:hAnsi="Times New Roman" w:cs="Times New Roman"/>
          <w:sz w:val="23"/>
          <w:szCs w:val="23"/>
        </w:rPr>
        <w:t xml:space="preserve"> When a jurist reasons by analogy, he identifies a structural similarity between two constellations of meaning. Whenever a legislator qualifies conduct as lawful or unlawful, he draws a boundary through a conceptual space. Subsumption, analogy, qualification, distinction: each of these operations presupposes that legal concepts carry determinate semantic content, content that can be weighed, compared, and contested. Meaning, in law, is not a marginal concern. </w:t>
      </w:r>
      <w:del w:id="300" w:author="SAPG" w:date="2026-03-27T00:00:00Z">
        <w:r>
          <w:rPr>
            <w:rFonts w:ascii="Times New Roman" w:hAnsi="Times New Roman" w:cs="Times New Roman"/>
            <w:sz w:val="23"/>
            <w:szCs w:val="23"/>
          </w:rPr>
          <w:delText>It is the medium in which legal reasoning breathes.</w:delText>
        </w:r>
      </w:del>
      <w:ins w:id="301" w:author="SAPG" w:date="2026-03-27T00:00:00Z">
        <w:r>
          <w:rPr>
            <w:rFonts w:ascii="Times New Roman" w:hAnsi="Times New Roman" w:cs="Times New Roman"/>
            <w:sz w:val="23"/>
            <w:szCs w:val="23"/>
          </w:rPr>
          <w:t>It is the operative medium of every legal operation: without determinate meaning, neither subsumption nor analogy nor qualification is possible.</w:t>
        </w:r>
      </w:ins>
    </w:p>
    <w:p w14:paraId="4A5ADF88" w14:textId="77777777" w:rsidR="001B491B" w:rsidRPr="009E0CF1" w:rsidRDefault="001B491B" w:rsidP="001B491B">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Yet legal science possesses no instrument for measuring what it constantly manipulates. Meaning is assessed through argument, debated in courtrooms, adjudicated by supreme courts. It is never </w:t>
      </w:r>
      <w:r>
        <w:rPr>
          <w:rFonts w:ascii="Times New Roman" w:hAnsi="Times New Roman" w:cs="Times New Roman"/>
          <w:i/>
          <w:sz w:val="23"/>
          <w:szCs w:val="23"/>
        </w:rPr>
        <w:t>measured</w:t>
      </w:r>
      <w:r>
        <w:rPr>
          <w:rFonts w:ascii="Times New Roman" w:hAnsi="Times New Roman" w:cs="Times New Roman"/>
          <w:sz w:val="23"/>
          <w:szCs w:val="23"/>
        </w:rPr>
        <w:t>. No device renders the distance between two legal concepts visible; no procedure makes the boundaries of a normative category intersubjectively observable; no method allows one jurist to reproduce another’s semantic judgment and test it against shared evidence.</w:t>
      </w:r>
    </w:p>
    <w:p w14:paraId="1B3E5148" w14:textId="77777777" w:rsidR="001B491B" w:rsidRPr="009E0CF1" w:rsidRDefault="001B491B" w:rsidP="001B491B">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This absence is not an accident. It reflects a disciplinary tradition that has, on principled grounds, rejected measurement as a mode of access to legal meaning.</w:t>
      </w:r>
    </w:p>
    <w:p w14:paraId="01000001" w14:textId="77777777" w:rsidR="00000000" w:rsidRDefault="00000000" w:rsidP="001B491B">
      <w:pPr>
        <w:pStyle w:val="Corpotesto"/>
        <w:jc w:val="both"/>
        <w:rPr>
          <w:rFonts w:ascii="Times New Roman" w:hAnsi="Times New Roman" w:cs="Times New Roman"/>
          <w:sz w:val="23"/>
          <w:szCs w:val="23"/>
        </w:rPr>
      </w:pPr>
      <w:ins w:id="3" w:author="SAPG" w:date="2026-03-26T00:00:00Z">
        <w:r>
          <w:rPr>
            <w:rFonts w:ascii="Times New Roman" w:hAnsi="Times New Roman" w:cs="Times New Roman"/>
            <w:sz w:val="23"/>
            <w:szCs w:val="23"/>
          </w:rPr>
          <w:t>Understanding why requires distinguishing three registers of resistance, each grounded in a different philosophical commitment. The first is ontological: the claim that norms and facts belong to separate domains, so that empirical methods cannot, by definition, reach normative meaning. The second is hermeneutical: the claim that meaning is constituted in the act of interpretation, so that any attempt to observe it from outside misunderstands its very nature. The third is methodological: the claim that the tools available to legal science are, and ought to be, qualitative, and that this is not a deficiency but a structural feature of a discipline whose object is itself normative. Each of these positions must be taken seriously, and their force acknowledged, before any alternative can be proposed.</w:t>
        </w:r>
      </w:ins>
    </w:p>
    <w:p w14:paraId="40C0E7B6" w14:textId="77777777" w:rsidR="001B491B" w:rsidRPr="00EE53CD" w:rsidRDefault="001B491B" w:rsidP="001B491B">
      <w:pPr>
        <w:pStyle w:val="FirstParagraph"/>
        <w:jc w:val="both"/>
        <w:rPr>
          <w:rFonts w:ascii="Times New Roman" w:hAnsi="Times New Roman" w:cs="Times New Roman"/>
          <w:sz w:val="23"/>
          <w:szCs w:val="23"/>
        </w:rPr>
      </w:pPr>
      <w:ins w:id="4" w:author="SAPG" w:date="2026-03-26T00:00:00Z">
        <w:r>
          <w:rPr>
            <w:rFonts w:ascii="Times New Roman" w:hAnsi="Times New Roman" w:cs="Times New Roman"/>
            <w:sz w:val="23"/>
            <w:szCs w:val="23"/>
          </w:rPr>
          <w:t xml:space="preserve">The ontological register is the most uncompromising. </w:t>
        </w:r>
      </w:ins>
      <w:r>
        <w:rPr>
          <w:rFonts w:ascii="Times New Roman" w:hAnsi="Times New Roman" w:cs="Times New Roman"/>
          <w:sz w:val="23"/>
          <w:szCs w:val="23"/>
        </w:rPr>
        <w:t xml:space="preserve">This rejection is nowhere more explicit than in Kelsen’s </w:t>
      </w:r>
      <w:r>
        <w:rPr>
          <w:rFonts w:ascii="Times New Roman" w:hAnsi="Times New Roman" w:cs="Times New Roman"/>
          <w:i/>
          <w:sz w:val="23"/>
          <w:szCs w:val="23"/>
          <w:lang w:val="de-DE"/>
        </w:rPr>
        <w:t>Reine</w:t>
      </w:r>
      <w:r>
        <w:rPr>
          <w:rFonts w:ascii="Times New Roman" w:hAnsi="Times New Roman" w:cs="Times New Roman"/>
          <w:i/>
          <w:sz w:val="23"/>
          <w:szCs w:val="23"/>
        </w:rPr>
        <w:t xml:space="preserve"> </w:t>
      </w:r>
      <w:r>
        <w:rPr>
          <w:rFonts w:ascii="Times New Roman" w:hAnsi="Times New Roman" w:cs="Times New Roman"/>
          <w:i/>
          <w:sz w:val="23"/>
          <w:szCs w:val="23"/>
          <w:lang w:val="de-DE"/>
        </w:rPr>
        <w:t>Rechtslehre</w:t>
      </w:r>
      <w:r>
        <w:rPr>
          <w:rStyle w:val="Rimandonotaapidipagina"/>
          <w:rFonts w:ascii="Times New Roman" w:hAnsi="Times New Roman" w:cs="Times New Roman"/>
          <w:i/>
          <w:sz w:val="23"/>
          <w:szCs w:val="23"/>
        </w:rPr>
        <w:footnoteReference w:id="2"/>
      </w:r>
      <w:r>
        <w:rPr>
          <w:rFonts w:ascii="Times New Roman" w:hAnsi="Times New Roman" w:cs="Times New Roman"/>
          <w:sz w:val="23"/>
          <w:szCs w:val="23"/>
        </w:rPr>
        <w:t>, which established its foundational axiom precisely by severing the normative from the empirical.</w:t>
      </w:r>
      <w:r>
        <w:rPr>
          <w:rStyle w:val="Rimandonotaapidipagina"/>
          <w:rFonts w:ascii="Times New Roman" w:hAnsi="Times New Roman" w:cs="Times New Roman"/>
          <w:sz w:val="23"/>
          <w:szCs w:val="23"/>
        </w:rPr>
        <w:footnoteReference w:id="3"/>
      </w:r>
      <w:r>
        <w:rPr>
          <w:rFonts w:ascii="Times New Roman" w:hAnsi="Times New Roman" w:cs="Times New Roman"/>
          <w:sz w:val="23"/>
          <w:szCs w:val="23"/>
        </w:rPr>
        <w:t xml:space="preserve"> The </w:t>
      </w:r>
      <w:r>
        <w:rPr>
          <w:rFonts w:ascii="Times New Roman" w:hAnsi="Times New Roman" w:cs="Times New Roman"/>
          <w:i/>
          <w:iCs/>
          <w:sz w:val="23"/>
          <w:szCs w:val="23"/>
          <w:lang w:val="de-DE"/>
        </w:rPr>
        <w:t>Sein</w:t>
      </w:r>
      <w:r>
        <w:rPr>
          <w:rFonts w:ascii="Times New Roman" w:hAnsi="Times New Roman" w:cs="Times New Roman"/>
          <w:sz w:val="23"/>
          <w:szCs w:val="23"/>
        </w:rPr>
        <w:t>/</w:t>
      </w:r>
      <w:r>
        <w:rPr>
          <w:rFonts w:ascii="Times New Roman" w:hAnsi="Times New Roman" w:cs="Times New Roman"/>
          <w:i/>
          <w:iCs/>
          <w:sz w:val="23"/>
          <w:szCs w:val="23"/>
          <w:lang w:val="de-DE"/>
        </w:rPr>
        <w:t>Sollen</w:t>
      </w:r>
      <w:del w:id="5" w:author="SAPG" w:date="2026-03-27T00:00:00Z">
        <w:r>
          <w:rPr>
            <w:rFonts w:ascii="Times New Roman" w:hAnsi="Times New Roman" w:cs="Times New Roman"/>
            <w:sz w:val="23"/>
            <w:szCs w:val="23"/>
          </w:rPr>
          <w:delText xml:space="preserve"> separation is not merely a methodological preference; it is the condition of possibility for a </w:delText>
        </w:r>
      </w:del>
      <w:ins w:id="6" w:author="SAPG" w:date="2026-03-27T00:00:00Z">
        <w:r>
          <w:rPr>
            <w:rFonts w:ascii="Times New Roman" w:hAnsi="Times New Roman" w:cs="Times New Roman"/>
            <w:sz w:val="23"/>
            <w:szCs w:val="23"/>
          </w:rPr>
          <w:t xml:space="preserve"> separation operates as something stronger than a methodological preference: it is the condition of possibility for a </w:t>
        </w:r>
      </w:ins>
      <w:r>
        <w:rPr>
          <w:rFonts w:ascii="Times New Roman" w:hAnsi="Times New Roman" w:cs="Times New Roman"/>
          <w:iCs/>
          <w:sz w:val="23"/>
          <w:szCs w:val="23"/>
        </w:rPr>
        <w:t>pure</w:t>
      </w:r>
      <w:r>
        <w:rPr>
          <w:rFonts w:ascii="Times New Roman" w:hAnsi="Times New Roman" w:cs="Times New Roman"/>
          <w:sz w:val="23"/>
          <w:szCs w:val="23"/>
        </w:rPr>
        <w:t xml:space="preserve"> legal science. Kelsen conceived his project in explicit analogy with Kant’s critical philosophy: just as Kant asked how a metaphysics-free account of natural phenomena is possible, </w:t>
      </w:r>
      <w:r>
        <w:rPr>
          <w:rFonts w:ascii="Times New Roman" w:hAnsi="Times New Roman" w:cs="Times New Roman"/>
          <w:sz w:val="23"/>
          <w:szCs w:val="23"/>
          <w:lang w:val="en-GB"/>
        </w:rPr>
        <w:t>«In the same way, the Pure Theory of Law asks: “How is it possible to interpret without recourse to meta-legal authorities, like God or nature, the subjective meaning of certain facts as a system of objectively valid legal norms describable in rules of law”».</w:t>
      </w:r>
      <w:r>
        <w:rPr>
          <w:rStyle w:val="Rimandonotaapidipagina"/>
          <w:rFonts w:ascii="Times New Roman" w:hAnsi="Times New Roman" w:cs="Times New Roman"/>
          <w:sz w:val="23"/>
          <w:szCs w:val="23"/>
          <w:lang w:val="en-GB"/>
        </w:rPr>
        <w:footnoteReference w:id="4"/>
      </w:r>
      <w:r>
        <w:rPr>
          <w:rFonts w:ascii="Times New Roman" w:hAnsi="Times New Roman" w:cs="Times New Roman"/>
          <w:sz w:val="23"/>
          <w:szCs w:val="23"/>
        </w:rPr>
        <w:t xml:space="preserve"> The Grundnorm, the apex of the </w:t>
        <w:lastRenderedPageBreak/>
        <w:t>normative pyramid, is not an empirical proposition but what Kelsen himself called «</w:t>
      </w:r>
      <w:r>
        <w:rPr>
          <w:rFonts w:ascii="Times New Roman" w:hAnsi="Times New Roman" w:cs="Times New Roman"/>
          <w:i/>
          <w:iCs/>
          <w:sz w:val="23"/>
          <w:szCs w:val="23"/>
        </w:rPr>
        <w:t>die transzendental-logische Bedingung dieser Deutung</w:t>
      </w:r>
      <w:r>
        <w:rPr>
          <w:rFonts w:ascii="Times New Roman" w:hAnsi="Times New Roman" w:cs="Times New Roman"/>
          <w:sz w:val="23"/>
          <w:szCs w:val="23"/>
        </w:rPr>
        <w:t>» (</w:t>
      </w:r>
      <w:r>
        <w:rPr>
          <w:rFonts w:ascii="Times New Roman" w:hAnsi="Times New Roman" w:cs="Times New Roman"/>
          <w:i/>
          <w:iCs/>
          <w:sz w:val="23"/>
          <w:szCs w:val="23"/>
        </w:rPr>
        <w:t>Lit</w:t>
      </w:r>
      <w:r>
        <w:rPr>
          <w:rFonts w:ascii="Times New Roman" w:hAnsi="Times New Roman" w:cs="Times New Roman"/>
          <w:sz w:val="23"/>
          <w:szCs w:val="23"/>
        </w:rPr>
        <w:t>. «the transcendental-logical condition of this interpretation»).</w:t>
      </w:r>
      <w:r>
        <w:rPr>
          <w:rStyle w:val="Rimandonotaapidipagina"/>
          <w:rFonts w:ascii="Times New Roman" w:hAnsi="Times New Roman" w:cs="Times New Roman"/>
          <w:sz w:val="23"/>
          <w:szCs w:val="23"/>
        </w:rPr>
        <w:footnoteReference w:id="5"/>
      </w:r>
      <w:r>
        <w:rPr>
          <w:rFonts w:ascii="Times New Roman" w:hAnsi="Times New Roman" w:cs="Times New Roman"/>
          <w:sz w:val="23"/>
          <w:szCs w:val="23"/>
        </w:rPr>
        <w:t xml:space="preserve"> Within this framework, the idea that meaning could be </w:t>
      </w:r>
      <w:r>
        <w:rPr>
          <w:rFonts w:ascii="Times New Roman" w:hAnsi="Times New Roman" w:cs="Times New Roman"/>
          <w:iCs/>
          <w:sz w:val="23"/>
          <w:szCs w:val="23"/>
        </w:rPr>
        <w:t>observed</w:t>
      </w:r>
      <w:r>
        <w:rPr>
          <w:rFonts w:ascii="Times New Roman" w:hAnsi="Times New Roman" w:cs="Times New Roman"/>
          <w:sz w:val="23"/>
          <w:szCs w:val="23"/>
        </w:rPr>
        <w:t xml:space="preserve"> rather than </w:t>
      </w:r>
      <w:r>
        <w:rPr>
          <w:rFonts w:ascii="Times New Roman" w:hAnsi="Times New Roman" w:cs="Times New Roman"/>
          <w:iCs/>
          <w:sz w:val="23"/>
          <w:szCs w:val="23"/>
        </w:rPr>
        <w:t>interpreted</w:t>
      </w:r>
      <w:r>
        <w:rPr>
          <w:rFonts w:ascii="Times New Roman" w:hAnsi="Times New Roman" w:cs="Times New Roman"/>
          <w:sz w:val="23"/>
          <w:szCs w:val="23"/>
        </w:rPr>
        <w:t xml:space="preserve"> is not merely unorthodox; it is a category error.</w:t>
      </w:r>
      <w:ins w:id="7" w:author="SAPG" w:date="2026-03-27T00:00:00Z">
        <w:r>
          <w:rPr>
            <w:rFonts w:ascii="Times New Roman" w:hAnsi="Times New Roman" w:cs="Times New Roman"/>
            <w:sz w:val="23"/>
            <w:szCs w:val="23"/>
          </w:rPr>
          <w:t xml:space="preserve"> Any instrument that claims to measure legal meaning must therefore reckon with Kelsen’s prohibition: it cannot pretend to derive normative propositions from empirical observations. If measurement is to be possible at all, its object must be defined as something other than the norm itself.</w:t>
        </w:r>
      </w:ins>
    </w:p>
    <w:p w14:paraId="4385FF91" w14:textId="0C0468F4" w:rsidR="001B491B" w:rsidRPr="00BD2170" w:rsidRDefault="001B491B" w:rsidP="001B491B">
      <w:pPr>
        <w:pStyle w:val="Corpotesto"/>
        <w:jc w:val="both"/>
        <w:rPr>
          <w:rFonts w:ascii="Times New Roman" w:hAnsi="Times New Roman" w:cs="Times New Roman"/>
          <w:sz w:val="23"/>
          <w:szCs w:val="23"/>
          <w:highlight w:val="yellow"/>
          <w:lang w:val="it-IT"/>
        </w:rPr>
      </w:pPr>
      <w:ins w:id="8" w:author="SAPG" w:date="2026-03-26T00:00:00Z">
        <w:r>
          <w:rPr>
            <w:rFonts w:ascii="Times New Roman" w:hAnsi="Times New Roman" w:cs="Times New Roman"/>
            <w:sz w:val="23"/>
            <w:szCs w:val="23"/>
          </w:rPr>
          <w:t xml:space="preserve">The hermeneutical register, while sharing none of Kelsen’s positivist commitments, arrives at a parallel prohibition. </w:t>
        </w:r>
      </w:ins>
      <w:r>
        <w:rPr>
          <w:rFonts w:ascii="Times New Roman" w:hAnsi="Times New Roman" w:cs="Times New Roman"/>
          <w:sz w:val="23"/>
          <w:szCs w:val="23"/>
        </w:rPr>
        <w:t xml:space="preserve">Gadamer’s </w:t>
      </w:r>
      <w:r>
        <w:rPr>
          <w:rFonts w:ascii="Times New Roman" w:hAnsi="Times New Roman" w:cs="Times New Roman"/>
          <w:i/>
          <w:sz w:val="23"/>
          <w:szCs w:val="23"/>
        </w:rPr>
        <w:t>Wahrheit und Methode</w:t>
      </w:r>
      <w:r>
        <w:rPr>
          <w:rStyle w:val="Rimandonotaapidipagina"/>
          <w:rFonts w:ascii="Times New Roman" w:hAnsi="Times New Roman" w:cs="Times New Roman"/>
          <w:i/>
          <w:sz w:val="23"/>
          <w:szCs w:val="23"/>
        </w:rPr>
        <w:footnoteReference w:id="6"/>
      </w:r>
      <w:r>
        <w:rPr>
          <w:rFonts w:ascii="Times New Roman" w:hAnsi="Times New Roman" w:cs="Times New Roman"/>
          <w:sz w:val="23"/>
          <w:szCs w:val="23"/>
        </w:rPr>
        <w:t xml:space="preserve">, published in the same year as the second edition of the </w:t>
      </w:r>
      <w:r>
        <w:rPr>
          <w:rFonts w:ascii="Times New Roman" w:hAnsi="Times New Roman" w:cs="Times New Roman"/>
          <w:i/>
          <w:sz w:val="23"/>
          <w:szCs w:val="23"/>
        </w:rPr>
        <w:t>Reine Rechtslehre</w:t>
      </w:r>
      <w:r>
        <w:rPr>
          <w:rFonts w:ascii="Times New Roman" w:hAnsi="Times New Roman" w:cs="Times New Roman"/>
          <w:sz w:val="23"/>
          <w:szCs w:val="23"/>
        </w:rPr>
        <w:t>, mounted a different but equally consequential resistance. For Gadamer, understanding is not a technique applied to an alien object but a mode of participation in the tradition that constitutes both interpreter and text. The interpreter does not stand outside the text with a measuring instrument; he is situated within an hermeneutical situation shaped by what Gadamer called “</w:t>
      </w:r>
      <w:r>
        <w:rPr>
          <w:rFonts w:ascii="Times New Roman" w:hAnsi="Times New Roman" w:cs="Times New Roman"/>
          <w:i/>
          <w:iCs/>
          <w:sz w:val="23"/>
          <w:szCs w:val="23"/>
        </w:rPr>
        <w:t>wirkungsgeschichtliches Bewusstsein</w:t>
      </w:r>
      <w:r>
        <w:rPr>
          <w:rFonts w:ascii="Times New Roman" w:hAnsi="Times New Roman" w:cs="Times New Roman"/>
          <w:sz w:val="23"/>
          <w:szCs w:val="23"/>
        </w:rPr>
        <w:t>” (</w:t>
      </w:r>
      <w:r>
        <w:rPr>
          <w:rFonts w:ascii="Times New Roman" w:hAnsi="Times New Roman" w:cs="Times New Roman"/>
          <w:i/>
          <w:iCs/>
          <w:sz w:val="23"/>
          <w:szCs w:val="23"/>
        </w:rPr>
        <w:t xml:space="preserve">de. </w:t>
      </w:r>
      <w:r>
        <w:rPr>
          <w:rFonts w:ascii="Times New Roman" w:hAnsi="Times New Roman" w:cs="Times New Roman"/>
          <w:sz w:val="23"/>
          <w:szCs w:val="23"/>
        </w:rPr>
        <w:t>“</w:t>
      </w:r>
      <w:r>
        <w:rPr>
          <w:rFonts w:ascii="Times New Roman" w:hAnsi="Times New Roman" w:cs="Times New Roman"/>
          <w:sz w:val="23"/>
          <w:szCs w:val="23"/>
          <w:lang w:val="it-IT"/>
        </w:rPr>
        <w:t>consciousness of being affected by history</w:t>
      </w:r>
      <w:r>
        <w:rPr>
          <w:rFonts w:ascii="Times New Roman" w:hAnsi="Times New Roman" w:cs="Times New Roman"/>
          <w:sz w:val="23"/>
          <w:szCs w:val="23"/>
        </w:rPr>
        <w:t>”</w:t>
      </w:r>
      <w:r>
        <w:rPr>
          <w:rFonts w:ascii="Times New Roman" w:hAnsi="Times New Roman" w:cs="Times New Roman"/>
          <w:i/>
          <w:iCs/>
          <w:sz w:val="23"/>
          <w:szCs w:val="23"/>
        </w:rPr>
        <w:t xml:space="preserve">), </w:t>
      </w:r>
      <w:r>
        <w:rPr>
          <w:rFonts w:ascii="Times New Roman" w:hAnsi="Times New Roman" w:cs="Times New Roman"/>
          <w:sz w:val="23"/>
          <w:szCs w:val="23"/>
        </w:rPr>
        <w:t>so the awareness that understanding is always already conditioned by the history of the object’s effects upon the interpreter.</w:t>
      </w:r>
      <w:r>
        <w:rPr>
          <w:rStyle w:val="Rimandonotaapidipagina"/>
          <w:rFonts w:ascii="Times New Roman" w:hAnsi="Times New Roman" w:cs="Times New Roman"/>
          <w:sz w:val="23"/>
          <w:szCs w:val="23"/>
        </w:rPr>
        <w:footnoteReference w:id="7"/>
      </w:r>
      <w:r>
        <w:rPr>
          <w:rFonts w:ascii="Times New Roman" w:hAnsi="Times New Roman" w:cs="Times New Roman"/>
          <w:sz w:val="23"/>
          <w:szCs w:val="23"/>
        </w:rPr>
        <w:t xml:space="preserve"> Prejudice, far from being an obstacle to be eliminated, is the condition of understanding: «the overcoming of all prejudices, this global demand of the Enlightenment, will itself prove to be a prejudice».</w:t>
      </w:r>
      <w:r>
        <w:rPr>
          <w:rStyle w:val="Rimandonotaapidipagina"/>
          <w:rFonts w:ascii="Times New Roman" w:hAnsi="Times New Roman" w:cs="Times New Roman"/>
          <w:sz w:val="23"/>
          <w:szCs w:val="23"/>
        </w:rPr>
        <w:footnoteReference w:id="8"/>
      </w:r>
      <w:r>
        <w:rPr>
          <w:rFonts w:ascii="Times New Roman" w:hAnsi="Times New Roman" w:cs="Times New Roman"/>
          <w:sz w:val="23"/>
          <w:szCs w:val="23"/>
        </w:rPr>
        <w:t xml:space="preserve"> The anticipation of meaning that governs interpretation is not an act of subjectivity but proceeds, in Gadamer’s account, «from the commonality that binds us to the tradition.»</w:t>
      </w:r>
      <w:r>
        <w:rPr>
          <w:rStyle w:val="Rimandonotaapidipagina"/>
          <w:rFonts w:ascii="Times New Roman" w:hAnsi="Times New Roman" w:cs="Times New Roman"/>
          <w:sz w:val="23"/>
          <w:szCs w:val="23"/>
        </w:rPr>
        <w:footnoteReference w:id="9"/>
      </w:r>
      <w:del w:id="9" w:author="SAPG" w:date="2026-03-27T00:00:00Z">
        <w:r>
          <w:rPr>
            <w:rFonts w:ascii="Times New Roman" w:hAnsi="Times New Roman" w:cs="Times New Roman"/>
            <w:sz w:val="23"/>
            <w:szCs w:val="23"/>
          </w:rPr>
          <w:delText xml:space="preserve"> Measurement, in this framework, is not merely insufficient; it misunderstands the ontology of meaning itself.</w:delText>
        </w:r>
      </w:del>
      <w:ins w:id="10" w:author="SAPG" w:date="2026-03-27T00:00:00Z">
        <w:r>
          <w:rPr>
            <w:rFonts w:ascii="Times New Roman" w:hAnsi="Times New Roman" w:cs="Times New Roman"/>
            <w:sz w:val="23"/>
            <w:szCs w:val="23"/>
          </w:rPr>
          <w:t xml:space="preserve"> Measurement, in this framework, does more than fall short of its object: it misunderstands the ontology of meaning itself. For the present inquiry, this entails a second constraint: if measurement is to avoid Gadamer’s objection, it cannot claim to capture meaning as the interpreter experiences it. It can, at most, render visible a structural dimension of meaning, one that the jurist may then take up, situate historically, and interpret within a hermeneutic horizon.</w:t>
        </w:r>
      </w:ins>
    </w:p>
    <w:p w14:paraId="06AA3E56" w14:textId="356937B2" w:rsidR="001B491B" w:rsidRPr="009E0CF1" w:rsidRDefault="001B491B" w:rsidP="001B491B">
      <w:pPr>
        <w:pStyle w:val="Corpotesto"/>
        <w:spacing w:before="0"/>
        <w:jc w:val="both"/>
        <w:rPr>
          <w:rFonts w:ascii="Times New Roman" w:hAnsi="Times New Roman" w:cs="Times New Roman"/>
          <w:sz w:val="23"/>
          <w:szCs w:val="23"/>
        </w:rPr>
      </w:pPr>
      <w:ins w:id="11" w:author="SAPG" w:date="2026-03-26T00:00:00Z">
        <w:r>
          <w:rPr>
            <w:rFonts w:ascii="Times New Roman" w:hAnsi="Times New Roman" w:cs="Times New Roman"/>
            <w:sz w:val="23"/>
            <w:szCs w:val="23"/>
          </w:rPr>
          <w:t xml:space="preserve">The third register shifts from ontology and hermeneutics to the concrete practice of interpretation, asking not whether measurement is possible in principle but whether the existing tools of legal science need it at all. </w:t>
        </w:r>
      </w:ins>
      <w:r>
        <w:rPr>
          <w:rFonts w:ascii="Times New Roman" w:hAnsi="Times New Roman" w:cs="Times New Roman"/>
          <w:sz w:val="23"/>
          <w:szCs w:val="23"/>
        </w:rPr>
        <w:t xml:space="preserve">Betti’s </w:t>
      </w:r>
      <w:r>
        <w:rPr>
          <w:rFonts w:ascii="Times New Roman" w:hAnsi="Times New Roman" w:cs="Times New Roman"/>
          <w:i/>
          <w:sz w:val="23"/>
          <w:szCs w:val="23"/>
        </w:rPr>
        <w:t>Teoria generale della interpretazione</w:t>
      </w:r>
      <w:r>
        <w:rPr>
          <w:rFonts w:ascii="Times New Roman" w:hAnsi="Times New Roman" w:cs="Times New Roman"/>
          <w:sz w:val="23"/>
          <w:szCs w:val="23"/>
        </w:rPr>
        <w:t xml:space="preserve"> (</w:t>
      </w:r>
      <w:r>
        <w:rPr>
          <w:rFonts w:ascii="Times New Roman" w:hAnsi="Times New Roman" w:cs="Times New Roman"/>
          <w:i/>
          <w:iCs/>
          <w:sz w:val="23"/>
          <w:szCs w:val="23"/>
        </w:rPr>
        <w:t>it.</w:t>
      </w:r>
      <w:r>
        <w:rPr>
          <w:rFonts w:ascii="Times New Roman" w:hAnsi="Times New Roman" w:cs="Times New Roman"/>
          <w:sz w:val="23"/>
          <w:szCs w:val="23"/>
        </w:rPr>
        <w:t xml:space="preserve"> General Theory of Interpretation, 1955) offered a more methodologically explicit counterpart. Against what he perceived as the subjectivism latent in Gadamer’s approach, Betti insisted that interpretation is “</w:t>
      </w:r>
      <w:r>
        <w:rPr>
          <w:rFonts w:ascii="Times New Roman" w:hAnsi="Times New Roman" w:cs="Times New Roman"/>
          <w:i/>
          <w:sz w:val="23"/>
          <w:szCs w:val="23"/>
        </w:rPr>
        <w:t>riconoscimento di senso”</w:t>
      </w:r>
      <w:r>
        <w:rPr>
          <w:rFonts w:ascii="Times New Roman" w:hAnsi="Times New Roman" w:cs="Times New Roman"/>
          <w:sz w:val="23"/>
          <w:szCs w:val="23"/>
        </w:rPr>
        <w:t xml:space="preserve"> (recognition of meaning), not “</w:t>
      </w:r>
      <w:r>
        <w:rPr>
          <w:rFonts w:ascii="Times New Roman" w:hAnsi="Times New Roman" w:cs="Times New Roman"/>
          <w:i/>
          <w:sz w:val="23"/>
          <w:szCs w:val="23"/>
        </w:rPr>
        <w:t>Sinngebung”</w:t>
      </w:r>
      <w:r>
        <w:rPr>
          <w:rFonts w:ascii="Times New Roman" w:hAnsi="Times New Roman" w:cs="Times New Roman"/>
          <w:sz w:val="23"/>
          <w:szCs w:val="23"/>
        </w:rPr>
        <w:t xml:space="preserve"> (attribution of meaning).</w:t>
      </w:r>
      <w:r>
        <w:rPr>
          <w:rStyle w:val="Rimandonotaapidipagina"/>
          <w:rFonts w:ascii="Times New Roman" w:hAnsi="Times New Roman" w:cs="Times New Roman"/>
          <w:sz w:val="23"/>
          <w:szCs w:val="23"/>
        </w:rPr>
        <w:footnoteReference w:id="10"/>
      </w:r>
      <w:r>
        <w:rPr>
          <w:rFonts w:ascii="Times New Roman" w:hAnsi="Times New Roman" w:cs="Times New Roman"/>
          <w:sz w:val="23"/>
          <w:szCs w:val="23"/>
        </w:rPr>
        <w:t xml:space="preserve"> His four canons of interpretation, divided between requirements </w:t>
      </w:r>
      <w:r>
        <w:rPr>
          <w:rFonts w:ascii="Times New Roman" w:hAnsi="Times New Roman" w:cs="Times New Roman"/>
          <w:i/>
          <w:sz w:val="23"/>
          <w:szCs w:val="23"/>
        </w:rPr>
        <w:t>ex parte objecti</w:t>
      </w:r>
      <w:r>
        <w:rPr>
          <w:rFonts w:ascii="Times New Roman" w:hAnsi="Times New Roman" w:cs="Times New Roman"/>
          <w:sz w:val="23"/>
          <w:szCs w:val="23"/>
        </w:rPr>
        <w:t xml:space="preserve"> and </w:t>
      </w:r>
      <w:r>
        <w:rPr>
          <w:rFonts w:ascii="Times New Roman" w:hAnsi="Times New Roman" w:cs="Times New Roman"/>
          <w:i/>
          <w:sz w:val="23"/>
          <w:szCs w:val="23"/>
        </w:rPr>
        <w:t>ex parte subjecti</w:t>
      </w:r>
      <w:r>
        <w:rPr>
          <w:rFonts w:ascii="Times New Roman" w:hAnsi="Times New Roman" w:cs="Times New Roman"/>
          <w:sz w:val="23"/>
          <w:szCs w:val="23"/>
        </w:rPr>
        <w:t>, constitute a systematic attempt to ensure objectivity without recourse to quantification: the canon of hermeneutic autonomy demands representative forms to be understood «</w:t>
      </w:r>
      <w:r>
        <w:rPr>
          <w:rFonts w:ascii="Times New Roman" w:hAnsi="Times New Roman" w:cs="Times New Roman"/>
          <w:i/>
          <w:iCs/>
          <w:sz w:val="23"/>
          <w:szCs w:val="23"/>
        </w:rPr>
        <w:t>secondo quello spirito che si è obiettivato in esse»</w:t>
      </w:r>
      <w:r>
        <w:rPr>
          <w:rFonts w:ascii="Times New Roman" w:hAnsi="Times New Roman" w:cs="Times New Roman"/>
          <w:sz w:val="23"/>
          <w:szCs w:val="23"/>
        </w:rPr>
        <w:t xml:space="preserve"> (</w:t>
      </w:r>
      <w:r>
        <w:rPr>
          <w:rFonts w:ascii="Times New Roman" w:hAnsi="Times New Roman" w:cs="Times New Roman"/>
          <w:i/>
          <w:iCs/>
          <w:sz w:val="23"/>
          <w:szCs w:val="23"/>
        </w:rPr>
        <w:t>it. «</w:t>
      </w:r>
      <w:r>
        <w:rPr>
          <w:rFonts w:ascii="Times New Roman" w:hAnsi="Times New Roman" w:cs="Times New Roman"/>
          <w:sz w:val="23"/>
          <w:szCs w:val="23"/>
        </w:rPr>
        <w:t xml:space="preserve">according to the spirit objectified in them»); </w:t>
      </w:r>
      <w:r>
        <w:t>t</w:t>
      </w:r>
      <w:r>
        <w:rPr>
          <w:rFonts w:ascii="Times New Roman" w:hAnsi="Times New Roman" w:cs="Times New Roman"/>
          <w:sz w:val="23"/>
          <w:szCs w:val="23"/>
        </w:rPr>
        <w:t xml:space="preserve">he </w:t>
        <w:lastRenderedPageBreak/>
        <w:t>canon of totality requires constant attention to the correlation «</w:t>
      </w:r>
      <w:r>
        <w:rPr>
          <w:rFonts w:ascii="Times New Roman" w:hAnsi="Times New Roman" w:cs="Times New Roman"/>
          <w:i/>
          <w:iCs/>
          <w:sz w:val="23"/>
          <w:szCs w:val="23"/>
        </w:rPr>
        <w:t>tra le parti e il tutto di cui fanno parte</w:t>
      </w:r>
      <w:r>
        <w:rPr>
          <w:rFonts w:ascii="Times New Roman" w:hAnsi="Times New Roman" w:cs="Times New Roman"/>
          <w:sz w:val="23"/>
          <w:szCs w:val="23"/>
        </w:rPr>
        <w:t>» (</w:t>
      </w:r>
      <w:r>
        <w:rPr>
          <w:rFonts w:ascii="Times New Roman" w:hAnsi="Times New Roman" w:cs="Times New Roman"/>
          <w:i/>
          <w:iCs/>
          <w:sz w:val="23"/>
          <w:szCs w:val="23"/>
        </w:rPr>
        <w:t>it.</w:t>
      </w:r>
      <w:r>
        <w:rPr>
          <w:rFonts w:ascii="Times New Roman" w:hAnsi="Times New Roman" w:cs="Times New Roman"/>
          <w:sz w:val="23"/>
          <w:szCs w:val="23"/>
        </w:rPr>
        <w:t xml:space="preserve"> «between the parts and the whole of which they are part»); the canon of actuality acknowledges the interpreter’s present perspective while prohibiting anachronism; the canon of adequacy calls for congeniality between interpreter and object.</w:t>
      </w:r>
      <w:r>
        <w:rPr>
          <w:rStyle w:val="Rimandonotaapidipagina"/>
          <w:rFonts w:ascii="Times New Roman" w:hAnsi="Times New Roman" w:cs="Times New Roman"/>
          <w:sz w:val="23"/>
          <w:szCs w:val="23"/>
        </w:rPr>
        <w:footnoteReference w:id="11"/>
      </w:r>
      <w:r>
        <w:rPr>
          <w:rFonts w:ascii="Times New Roman" w:hAnsi="Times New Roman" w:cs="Times New Roman"/>
          <w:sz w:val="23"/>
          <w:szCs w:val="23"/>
        </w:rPr>
        <w:t xml:space="preserve"> These would be rigorous constraints, but constraints on </w:t>
      </w:r>
      <w:r>
        <w:rPr>
          <w:rFonts w:ascii="Times New Roman" w:hAnsi="Times New Roman" w:cs="Times New Roman"/>
          <w:iCs/>
          <w:sz w:val="23"/>
          <w:szCs w:val="23"/>
        </w:rPr>
        <w:t>judgment</w:t>
      </w:r>
      <w:r>
        <w:rPr>
          <w:rFonts w:ascii="Times New Roman" w:hAnsi="Times New Roman" w:cs="Times New Roman"/>
          <w:sz w:val="23"/>
          <w:szCs w:val="23"/>
        </w:rPr>
        <w:t xml:space="preserve">, not protocols of </w:t>
      </w:r>
      <w:r>
        <w:rPr>
          <w:rFonts w:ascii="Times New Roman" w:hAnsi="Times New Roman" w:cs="Times New Roman"/>
          <w:iCs/>
          <w:sz w:val="23"/>
          <w:szCs w:val="23"/>
        </w:rPr>
        <w:t>measurement</w:t>
      </w:r>
      <w:r>
        <w:rPr>
          <w:rFonts w:ascii="Times New Roman" w:hAnsi="Times New Roman" w:cs="Times New Roman"/>
          <w:sz w:val="23"/>
          <w:szCs w:val="23"/>
        </w:rPr>
        <w:t>. They presuppose a subject capable of recognition, not an instrument capable of detection.</w:t>
      </w:r>
    </w:p>
    <w:p w14:paraId="4C2628DB" w14:textId="77777777" w:rsidR="001B491B" w:rsidRPr="009E0CF1" w:rsidRDefault="001B491B" w:rsidP="001B491B">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same qualitative orientation pervades the long-standing account of legal method. Savigny’s four elements of interpretation, systematized by Larenz in his </w:t>
      </w:r>
      <w:r>
        <w:rPr>
          <w:rFonts w:ascii="Times New Roman" w:hAnsi="Times New Roman" w:cs="Times New Roman"/>
          <w:i/>
          <w:sz w:val="23"/>
          <w:szCs w:val="23"/>
        </w:rPr>
        <w:t>Methodenlehre der Rechtswissenschaft</w:t>
      </w:r>
      <w:r>
        <w:rPr>
          <w:rFonts w:ascii="Times New Roman" w:hAnsi="Times New Roman" w:cs="Times New Roman"/>
          <w:sz w:val="23"/>
          <w:szCs w:val="23"/>
        </w:rPr>
        <w:t xml:space="preserve">, define the jurist’s toolkit: </w:t>
      </w:r>
      <w:r>
        <w:rPr>
          <w:rFonts w:ascii="Times New Roman" w:hAnsi="Times New Roman" w:cs="Times New Roman"/>
          <w:i/>
          <w:sz w:val="23"/>
          <w:szCs w:val="23"/>
        </w:rPr>
        <w:t>das grammatische Element</w:t>
      </w:r>
      <w:r>
        <w:rPr>
          <w:rFonts w:ascii="Times New Roman" w:hAnsi="Times New Roman" w:cs="Times New Roman"/>
          <w:sz w:val="23"/>
          <w:szCs w:val="23"/>
        </w:rPr>
        <w:t xml:space="preserve"> (the meaning of words in their linguistic context), </w:t>
      </w:r>
      <w:r>
        <w:rPr>
          <w:rFonts w:ascii="Times New Roman" w:hAnsi="Times New Roman" w:cs="Times New Roman"/>
          <w:i/>
          <w:sz w:val="23"/>
          <w:szCs w:val="23"/>
        </w:rPr>
        <w:t>das logische Element</w:t>
      </w:r>
      <w:r>
        <w:rPr>
          <w:rFonts w:ascii="Times New Roman" w:hAnsi="Times New Roman" w:cs="Times New Roman"/>
          <w:sz w:val="23"/>
          <w:szCs w:val="23"/>
        </w:rPr>
        <w:t xml:space="preserve"> (the internal coherence of the proposition), </w:t>
      </w:r>
      <w:r>
        <w:rPr>
          <w:rFonts w:ascii="Times New Roman" w:hAnsi="Times New Roman" w:cs="Times New Roman"/>
          <w:i/>
          <w:sz w:val="23"/>
          <w:szCs w:val="23"/>
        </w:rPr>
        <w:t>das historische Element</w:t>
      </w:r>
      <w:r>
        <w:rPr>
          <w:rFonts w:ascii="Times New Roman" w:hAnsi="Times New Roman" w:cs="Times New Roman"/>
          <w:sz w:val="23"/>
          <w:szCs w:val="23"/>
        </w:rPr>
        <w:t xml:space="preserve"> (the circumstances of the norm’s genesis), and </w:t>
      </w:r>
      <w:r>
        <w:rPr>
          <w:rFonts w:ascii="Times New Roman" w:hAnsi="Times New Roman" w:cs="Times New Roman"/>
          <w:i/>
          <w:sz w:val="23"/>
          <w:szCs w:val="23"/>
        </w:rPr>
        <w:t>das systematische Element</w:t>
      </w:r>
      <w:r>
        <w:rPr>
          <w:rFonts w:ascii="Times New Roman" w:hAnsi="Times New Roman" w:cs="Times New Roman"/>
          <w:sz w:val="23"/>
          <w:szCs w:val="23"/>
        </w:rPr>
        <w:t xml:space="preserve"> (the norm’s place within the legal order).</w:t>
      </w:r>
      <w:r>
        <w:rPr>
          <w:rStyle w:val="Rimandonotaapidipagina"/>
          <w:rFonts w:ascii="Times New Roman" w:hAnsi="Times New Roman" w:cs="Times New Roman"/>
          <w:sz w:val="23"/>
          <w:szCs w:val="23"/>
        </w:rPr>
        <w:footnoteReference w:id="12"/>
      </w:r>
      <w:r>
        <w:rPr>
          <w:rFonts w:ascii="Times New Roman" w:hAnsi="Times New Roman" w:cs="Times New Roman"/>
          <w:sz w:val="23"/>
          <w:szCs w:val="23"/>
        </w:rPr>
        <w:t xml:space="preserve"> Each element is a mode of hermeneutic access to meaning. None produces a measurement. Larenz himself, in introducing his methodological programme, acknowledged the point explicitly, stating that «one must free oneself from the notion that the results obtained in this way could attain the same degree of certainty and exactitude as a mathematical proof or an exactly executed measurement».</w:t>
      </w:r>
      <w:r>
        <w:rPr>
          <w:rStyle w:val="Rimandonotaapidipagina"/>
          <w:rFonts w:ascii="Times New Roman" w:hAnsi="Times New Roman" w:cs="Times New Roman"/>
          <w:sz w:val="23"/>
          <w:szCs w:val="23"/>
        </w:rPr>
        <w:footnoteReference w:id="13"/>
      </w:r>
      <w:r>
        <w:rPr>
          <w:rFonts w:ascii="Times New Roman" w:hAnsi="Times New Roman" w:cs="Times New Roman"/>
          <w:sz w:val="23"/>
          <w:szCs w:val="23"/>
        </w:rPr>
        <w:t xml:space="preserve"> In these terms, subsumption is an act of logical judgment guided by practical reason, not an empirical and objective operation. The jurist determines whether a case falls within a category, he does not measure the distance between the case and the category’s boundary.</w:t>
      </w:r>
      <w:ins w:id="12" w:author="SAPG" w:date="2026-03-27T00:00:00Z">
        <w:r>
          <w:rPr>
            <w:rFonts w:ascii="Times New Roman" w:hAnsi="Times New Roman" w:cs="Times New Roman"/>
            <w:sz w:val="23"/>
            <w:szCs w:val="23"/>
          </w:rPr>
          <w:t xml:space="preserve"> The instrument this thesis proposes does not seek to replace these canons or to make subsumption redundant. It operates at a different level of analysis: where Savigny’s canons guide the interpretation of an individual provision, the measurement instrument examines the statistical structure of an entire legal vocabulary, revealing patterns that no single act of interpretation could disclose.</w:t>
        </w:r>
      </w:ins>
    </w:p>
    <w:p w14:paraId="6EFA3B90" w14:textId="77777777" w:rsidR="001B491B" w:rsidRPr="009E0CF1" w:rsidRDefault="001B491B" w:rsidP="001B491B">
      <w:pPr>
        <w:pStyle w:val="Corpotesto"/>
        <w:spacing w:before="0"/>
        <w:jc w:val="both"/>
        <w:rPr>
          <w:rFonts w:ascii="Times New Roman" w:hAnsi="Times New Roman" w:cs="Times New Roman"/>
          <w:sz w:val="23"/>
          <w:szCs w:val="23"/>
        </w:rPr>
      </w:pPr>
      <w:ins w:id="13" w:author="SAPG" w:date="2026-03-26T00:00:00Z">
        <w:r>
          <w:rPr>
            <w:rFonts w:ascii="Times New Roman" w:hAnsi="Times New Roman" w:cs="Times New Roman"/>
            <w:sz w:val="23"/>
            <w:szCs w:val="23"/>
          </w:rPr>
          <w:t xml:space="preserve">The convergence of these three registers, ontological, hermeneutical, and methodological, produces a formidable case against measurement. But the case has a corollary that its architects did not pursue. </w:t>
        </w:r>
      </w:ins>
      <w:r>
        <w:rPr>
          <w:rFonts w:ascii="Times New Roman" w:hAnsi="Times New Roman" w:cs="Times New Roman"/>
          <w:sz w:val="23"/>
          <w:szCs w:val="23"/>
        </w:rPr>
        <w:t>Bobbio crystallized the epistemological implication of this tradition. Legal science, he argued, is a discourse upon a discourse, a descriptive meta-language of the prescriptive language of the legislator.</w:t>
      </w:r>
      <w:r>
        <w:rPr>
          <w:rStyle w:val="Rimandonotaapidipagina"/>
          <w:rFonts w:ascii="Times New Roman" w:hAnsi="Times New Roman" w:cs="Times New Roman"/>
          <w:sz w:val="23"/>
          <w:szCs w:val="23"/>
        </w:rPr>
        <w:footnoteReference w:id="14"/>
      </w:r>
      <w:r>
        <w:rPr>
          <w:rFonts w:ascii="Times New Roman" w:hAnsi="Times New Roman" w:cs="Times New Roman"/>
          <w:sz w:val="23"/>
          <w:szCs w:val="23"/>
        </w:rPr>
        <w:t xml:space="preserve"> If law is prescription and legal science is the description of prescription, then legal science occupies a peculiar epistemic position: it is a discipline whose object is itself normative, making it fundamentally unlike the natural sciences, which describe empirical regularities.</w:t>
      </w:r>
      <w:r>
        <w:rPr>
          <w:rStyle w:val="Rimandonotaapidipagina"/>
          <w:rFonts w:ascii="Times New Roman" w:hAnsi="Times New Roman" w:cs="Times New Roman"/>
          <w:sz w:val="23"/>
          <w:szCs w:val="23"/>
        </w:rPr>
        <w:footnoteReference w:id="15"/>
      </w:r>
      <w:r>
        <w:rPr>
          <w:rFonts w:ascii="Times New Roman" w:hAnsi="Times New Roman" w:cs="Times New Roman"/>
          <w:sz w:val="23"/>
          <w:szCs w:val="23"/>
        </w:rPr>
        <w:t xml:space="preserve"> This double subtraction, from facts to norms to the description of norms, makes the idea of measurement seem doubly foreign. What would one be measuring? Not facts (that is the domain of sociology). Not norms (they are prescriptions, not observables). But the structure of the metalanguage itself? </w:t>
      </w:r>
      <w:del w:id="302" w:author="SAPG" w:date="2026-03-27T00:00:00Z">
        <w:r>
          <w:rPr>
            <w:rFonts w:ascii="Times New Roman" w:hAnsi="Times New Roman" w:cs="Times New Roman"/>
            <w:sz w:val="23"/>
            <w:szCs w:val="23"/>
          </w:rPr>
          <w:delText>A tradition that has posed the question in these terms may be, at the present, not more than a remote niche.</w:delText>
        </w:r>
      </w:del>
      <w:ins w:id="303" w:author="SAPG" w:date="2026-03-27T00:00:00Z">
        <w:r>
          <w:rPr>
            <w:rFonts w:ascii="Times New Roman" w:hAnsi="Times New Roman" w:cs="Times New Roman"/>
            <w:sz w:val="23"/>
            <w:szCs w:val="23"/>
          </w:rPr>
          <w:t>The question of whether the structure of this metalanguage is itself a measurable object has received almost no systematic attention in legal scholarship.</w:t>
        </w:r>
      </w:ins>
    </w:p>
    <w:p w14:paraId="10CBF3A2" w14:textId="77777777" w:rsidR="001B491B" w:rsidRPr="009E0CF1" w:rsidRDefault="001B491B" w:rsidP="001B491B">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lastRenderedPageBreak/>
        <w:t xml:space="preserve">The comparison with natural science sharpens the point. When Galileo directed his telescope toward Jupiter in January 1610, the instrument did not replace the astronomer’s reasoning. What it did was more fundamental: it rendered the object of inquiry intersubjectively accessible. The four moons became </w:t>
      </w:r>
      <w:r>
        <w:rPr>
          <w:rFonts w:ascii="Times New Roman" w:hAnsi="Times New Roman" w:cs="Times New Roman"/>
          <w:iCs/>
          <w:sz w:val="23"/>
          <w:szCs w:val="23"/>
        </w:rPr>
        <w:t>data</w:t>
      </w:r>
      <w:r>
        <w:rPr>
          <w:rFonts w:ascii="Times New Roman" w:hAnsi="Times New Roman" w:cs="Times New Roman"/>
          <w:sz w:val="23"/>
          <w:szCs w:val="23"/>
        </w:rPr>
        <w:t xml:space="preserve"> in a precise sense, objects available for independent reproduction and contestation grounded in observation rather than in the prestige of the observer. One could disagree about the significance of the moons, but one could not deny their existence without refusing to look through the lens. The instrument transformed the kind of dispute that was possible: from disputes about “what authority </w:t>
      </w:r>
      <w:r>
        <w:rPr>
          <w:rFonts w:ascii="Times New Roman" w:hAnsi="Times New Roman" w:cs="Times New Roman"/>
          <w:iCs/>
          <w:sz w:val="23"/>
          <w:szCs w:val="23"/>
        </w:rPr>
        <w:t>said”</w:t>
      </w:r>
      <w:r>
        <w:rPr>
          <w:rFonts w:ascii="Times New Roman" w:hAnsi="Times New Roman" w:cs="Times New Roman"/>
          <w:sz w:val="23"/>
          <w:szCs w:val="23"/>
        </w:rPr>
        <w:t xml:space="preserve"> to disputes about “what the evidence </w:t>
      </w:r>
      <w:r>
        <w:rPr>
          <w:rFonts w:ascii="Times New Roman" w:hAnsi="Times New Roman" w:cs="Times New Roman"/>
          <w:iCs/>
          <w:sz w:val="23"/>
          <w:szCs w:val="23"/>
        </w:rPr>
        <w:t>showed”</w:t>
      </w:r>
      <w:r>
        <w:rPr>
          <w:rFonts w:ascii="Times New Roman" w:hAnsi="Times New Roman" w:cs="Times New Roman"/>
          <w:sz w:val="23"/>
          <w:szCs w:val="23"/>
        </w:rPr>
        <w:t>.</w:t>
      </w:r>
      <w:r>
        <w:rPr>
          <w:rStyle w:val="Rimandonotaapidipagina"/>
          <w:rFonts w:ascii="Times New Roman" w:hAnsi="Times New Roman" w:cs="Times New Roman"/>
          <w:sz w:val="23"/>
          <w:szCs w:val="23"/>
        </w:rPr>
        <w:footnoteReference w:id="16"/>
      </w:r>
    </w:p>
    <w:p w14:paraId="7B4E4C1D" w14:textId="77777777" w:rsidR="001B491B" w:rsidRPr="009E0CF1" w:rsidRDefault="001B491B" w:rsidP="001B491B">
      <w:pPr>
        <w:pStyle w:val="Corpotesto"/>
        <w:spacing w:before="0"/>
        <w:jc w:val="both"/>
        <w:rPr>
          <w:rFonts w:ascii="Times New Roman" w:hAnsi="Times New Roman" w:cs="Times New Roman"/>
          <w:sz w:val="23"/>
          <w:szCs w:val="23"/>
        </w:rPr>
      </w:pPr>
      <w:del w:id="304" w:author="SAPG" w:date="2026-03-27T00:00:00Z">
        <w:r>
          <w:rPr>
            <w:rFonts w:ascii="Times New Roman" w:hAnsi="Times New Roman" w:cs="Times New Roman"/>
            <w:sz w:val="23"/>
            <w:szCs w:val="23"/>
          </w:rPr>
          <w:delText>Legal science has had no comparable transformation. The jurist’s relationship to meaning remains, in epistemological terms, pre-instrumental as the pre-Galilean astronomer worked upon the heavens: with extraordinary skill, with centuries of accumulated learning, but without an instrument that would transform interpretation into observation, unaided by devices that would make semantic structure visible and measurable to any observer willing to look. Two jurists applying the same canons of interpretation to the same provision may, and routinely do, arrive at different conclusions, with no empirical procedure available to adjudicate between them.</w:delText>
        </w:r>
      </w:del>
      <w:ins w:id="305" w:author="SAPG" w:date="2026-03-27T00:00:00Z">
        <w:r>
          <w:rPr>
            <w:rFonts w:ascii="Times New Roman" w:hAnsi="Times New Roman" w:cs="Times New Roman"/>
            <w:sz w:val="23"/>
            <w:szCs w:val="23"/>
          </w:rPr>
          <w:t>Legal science has had no comparable transformation. The jurist’s relationship to meaning remains pre-instrumental, in the precise sense that she works without devices that would make semantic structure independently observable and reproducible. She proceeds with extraordinary skill, with centuries of accumulated learning, but without an instrument that would transform interpretation into observation. The consequence is concrete: two jurists applying the same canons of interpretation to the same provision may, and routinely do, arrive at different conclusions, with no empirical procedure available to adjudicate between them.</w:t>
        </w:r>
      </w:ins>
    </w:p>
    <w:p w14:paraId="05CAF292" w14:textId="77777777" w:rsidR="001B491B" w:rsidRPr="009E0CF1" w:rsidRDefault="001B491B" w:rsidP="001B491B">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emergence of computational approaches to law has not, so far, altered this condition. The field variously known as computational legal studies, legal Natural Language Processing (NLP), or legal informatics has produced substantial work: sentiment analysis of judicial opinions, topic modelling of legislation, prediction of case outcomes, classification of contracts.</w:t>
      </w:r>
      <w:r>
        <w:rPr>
          <w:rStyle w:val="Rimandonotaapidipagina"/>
          <w:rFonts w:ascii="Times New Roman" w:hAnsi="Times New Roman" w:cs="Times New Roman"/>
          <w:sz w:val="23"/>
          <w:szCs w:val="23"/>
        </w:rPr>
        <w:footnoteReference w:id="17"/>
      </w:r>
      <w:r>
        <w:rPr>
          <w:rFonts w:ascii="Times New Roman" w:hAnsi="Times New Roman" w:cs="Times New Roman"/>
          <w:sz w:val="23"/>
          <w:szCs w:val="23"/>
        </w:rPr>
        <w:t xml:space="preserve"> Two paradigms have taken shape: </w:t>
      </w:r>
      <w:r>
        <w:rPr>
          <w:rFonts w:ascii="Times New Roman" w:hAnsi="Times New Roman" w:cs="Times New Roman"/>
          <w:i/>
          <w:sz w:val="23"/>
          <w:szCs w:val="23"/>
        </w:rPr>
        <w:t>law-as-code</w:t>
      </w:r>
      <w:r>
        <w:rPr>
          <w:rFonts w:ascii="Times New Roman" w:hAnsi="Times New Roman" w:cs="Times New Roman"/>
          <w:sz w:val="23"/>
          <w:szCs w:val="23"/>
        </w:rPr>
        <w:t xml:space="preserve">, which seeks to represent legal rules in executable format, and </w:t>
      </w:r>
      <w:r>
        <w:rPr>
          <w:rFonts w:ascii="Times New Roman" w:hAnsi="Times New Roman" w:cs="Times New Roman"/>
          <w:i/>
          <w:sz w:val="23"/>
          <w:szCs w:val="23"/>
        </w:rPr>
        <w:t>law-as-data</w:t>
      </w:r>
      <w:r>
        <w:rPr>
          <w:rFonts w:ascii="Times New Roman" w:hAnsi="Times New Roman" w:cs="Times New Roman"/>
          <w:sz w:val="23"/>
          <w:szCs w:val="23"/>
        </w:rPr>
        <w:t>, which leverages quantitative analysis of legal texts to determine «the content, causes, or consequences of legal decisions».</w:t>
      </w:r>
      <w:r>
        <w:rPr>
          <w:rStyle w:val="Rimandonotaapidipagina"/>
          <w:rFonts w:ascii="Times New Roman" w:hAnsi="Times New Roman" w:cs="Times New Roman"/>
          <w:sz w:val="23"/>
          <w:szCs w:val="23"/>
        </w:rPr>
        <w:footnoteReference w:id="18"/>
      </w:r>
      <w:r>
        <w:rPr>
          <w:rFonts w:ascii="Times New Roman" w:hAnsi="Times New Roman" w:cs="Times New Roman"/>
          <w:sz w:val="23"/>
          <w:szCs w:val="23"/>
        </w:rPr>
        <w:t xml:space="preserve"> Word embeddings, in particular, have entered legal scholarship as tools for supervised learning and text analysis, capturing «the semantic meaning of words by mapping them to vectors of real numbers.»</w:t>
      </w:r>
      <w:r>
        <w:rPr>
          <w:rStyle w:val="Rimandonotaapidipagina"/>
          <w:rFonts w:ascii="Times New Roman" w:hAnsi="Times New Roman" w:cs="Times New Roman"/>
          <w:sz w:val="23"/>
          <w:szCs w:val="23"/>
        </w:rPr>
        <w:footnoteReference w:id="19"/>
      </w:r>
      <w:r>
        <w:rPr>
          <w:rFonts w:ascii="Times New Roman" w:hAnsi="Times New Roman" w:cs="Times New Roman"/>
          <w:sz w:val="23"/>
          <w:szCs w:val="23"/>
        </w:rPr>
        <w:t xml:space="preserve"> These are genuine advances. But they share a common orientation: they are instrumental. They ask whether a model can perform a legal task, whether an algorithm can predict a judicial decision, whether a classifier can distinguish relevant from irrelevant documents. They </w:t>
      </w:r>
      <w:del w:id="306" w:author="SAPG" w:date="2026-03-27T00:00:00Z">
        <w:r>
          <w:rPr>
            <w:rFonts w:ascii="Times New Roman" w:hAnsi="Times New Roman" w:cs="Times New Roman"/>
            <w:sz w:val="23"/>
            <w:szCs w:val="23"/>
          </w:rPr>
          <w:delText xml:space="preserve">consume meaning, in the sense that they require models to process semantic content, but they do not examine it. The question they ask is applied (can computation do what the jurist does, faster or at greater scale?); the question they do not ask is epistemological (does legal meaning itself have an observable structure?).</w:delText>
        </w:r>
      </w:del>
      <w:ins w:id="307" w:author="SAPG" w:date="2026-03-27T00:00:00Z">
        <w:r>
          <w:rPr>
            <w:rFonts w:ascii="Times New Roman" w:hAnsi="Times New Roman" w:cs="Times New Roman"/>
            <w:sz w:val="23"/>
            <w:szCs w:val="23"/>
          </w:rPr>
          <w:t xml:space="preserve">require their models to process semantic content in order to perform tasks (prediction, classification, retrieval), but they do not investigate that content as an object of inquiry in its own right. The question they pose is applied: can computation replicate or accelerate what the jurist does? The question they leave unasked is epistemological: does legal meaning itself possess an observable, measurable structure?</w:t>
        </w:r>
      </w:ins>
    </w:p>
    <w:p w14:paraId="55C86C15" w14:textId="77777777" w:rsidR="001B491B" w:rsidRPr="009E0CF1" w:rsidRDefault="001B491B" w:rsidP="001B491B">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distinction is consequential. Bhupatiraju, Chen, and Venkataramanan have observed that the formal-theoretical literature has long treated law spatially, with case-space models that separate the fact space into regions of liability and non-liability; yet, they note, «it has been infeasible to measure the legal case space».</w:t>
      </w:r>
      <w:r>
        <w:rPr>
          <w:rStyle w:val="Rimandonotaapidipagina"/>
          <w:rFonts w:ascii="Times New Roman" w:hAnsi="Times New Roman" w:cs="Times New Roman"/>
          <w:sz w:val="23"/>
          <w:szCs w:val="23"/>
        </w:rPr>
        <w:footnoteReference w:id="20"/>
      </w:r>
      <w:r>
        <w:rPr>
          <w:rFonts w:ascii="Times New Roman" w:hAnsi="Times New Roman" w:cs="Times New Roman"/>
          <w:sz w:val="23"/>
          <w:szCs w:val="23"/>
        </w:rPr>
        <w:t xml:space="preserve"> Legal scholarship has </w:t>
      </w:r>
      <w:r>
        <w:rPr>
          <w:rFonts w:ascii="Times New Roman" w:hAnsi="Times New Roman" w:cs="Times New Roman"/>
          <w:iCs/>
          <w:sz w:val="23"/>
          <w:szCs w:val="23"/>
        </w:rPr>
        <w:t>conceived</w:t>
      </w:r>
      <w:r>
        <w:rPr>
          <w:rFonts w:ascii="Times New Roman" w:hAnsi="Times New Roman" w:cs="Times New Roman"/>
          <w:sz w:val="23"/>
          <w:szCs w:val="23"/>
        </w:rPr>
        <w:t xml:space="preserve"> of law geometrically without possessing the instruments to </w:t>
        <w:lastRenderedPageBreak/>
        <w:t>measure the geometry. Meanwhile, NLP research has provided the instruments without asking what they reveal about the structure of meaning. Lettieri and colleagues have rightly identified data and computation as “epistemic enhancers”, artifacts that extend observational and cognitive abilities.</w:t>
      </w:r>
      <w:r>
        <w:rPr>
          <w:rStyle w:val="Rimandonotaapidipagina"/>
          <w:rFonts w:ascii="Times New Roman" w:hAnsi="Times New Roman" w:cs="Times New Roman"/>
          <w:sz w:val="23"/>
          <w:szCs w:val="23"/>
        </w:rPr>
        <w:footnoteReference w:id="21"/>
      </w:r>
      <w:r>
        <w:rPr>
          <w:rFonts w:ascii="Times New Roman" w:hAnsi="Times New Roman" w:cs="Times New Roman"/>
          <w:sz w:val="23"/>
          <w:szCs w:val="23"/>
        </w:rPr>
        <w:t xml:space="preserve"> But they have also noted that, compared to other sciences, «the legal world has accumulated some delay» in exploiting this potential.</w:t>
      </w:r>
      <w:r>
        <w:rPr>
          <w:rStyle w:val="Rimandonotaapidipagina"/>
          <w:rFonts w:ascii="Times New Roman" w:hAnsi="Times New Roman" w:cs="Times New Roman"/>
          <w:sz w:val="23"/>
          <w:szCs w:val="23"/>
        </w:rPr>
        <w:footnoteReference w:id="22"/>
      </w:r>
      <w:del w:id="14" w:author="SAPG" w:date="2026-03-27T00:00:00Z">
        <w:r>
          <w:rPr>
            <w:rFonts w:ascii="Times New Roman" w:hAnsi="Times New Roman" w:cs="Times New Roman"/>
            <w:sz w:val="23"/>
            <w:szCs w:val="23"/>
          </w:rPr>
          <w:delText xml:space="preserve"> The delay is not merely technical, it is epistemological: the question of what computational instruments </w:delText>
        </w:r>
      </w:del>
      <w:ins w:id="15" w:author="SAPG" w:date="2026-03-27T00:00:00Z">
        <w:r>
          <w:rPr>
            <w:rFonts w:ascii="Times New Roman" w:hAnsi="Times New Roman" w:cs="Times New Roman"/>
            <w:sz w:val="23"/>
            <w:szCs w:val="23"/>
          </w:rPr>
          <w:t xml:space="preserve"> The delay is epistemological before it is technical: the question of what computational instruments </w:t>
        </w:r>
      </w:ins>
      <w:r>
        <w:rPr>
          <w:rFonts w:ascii="Times New Roman" w:hAnsi="Times New Roman" w:cs="Times New Roman"/>
          <w:iCs/>
          <w:sz w:val="23"/>
          <w:szCs w:val="23"/>
        </w:rPr>
        <w:t>measure</w:t>
      </w:r>
      <w:r>
        <w:rPr>
          <w:rFonts w:ascii="Times New Roman" w:hAnsi="Times New Roman" w:cs="Times New Roman"/>
          <w:sz w:val="23"/>
          <w:szCs w:val="23"/>
        </w:rPr>
        <w:t xml:space="preserve"> when they are applied to legal language has scarcely been posed. Computation has provided law with better tools for performing legal tasks, but it has not yet provided legal </w:t>
      </w:r>
      <w:r>
        <w:rPr>
          <w:rFonts w:ascii="Times New Roman" w:hAnsi="Times New Roman" w:cs="Times New Roman"/>
          <w:iCs/>
          <w:sz w:val="23"/>
          <w:szCs w:val="23"/>
        </w:rPr>
        <w:t>science</w:t>
      </w:r>
      <w:r>
        <w:rPr>
          <w:rFonts w:ascii="Times New Roman" w:hAnsi="Times New Roman" w:cs="Times New Roman"/>
          <w:sz w:val="23"/>
          <w:szCs w:val="23"/>
        </w:rPr>
        <w:t xml:space="preserve"> with better instruments for observing its own object.</w:t>
      </w:r>
    </w:p>
    <w:p w14:paraId="04E73F71" w14:textId="77777777" w:rsidR="001B491B" w:rsidRPr="009E0CF1" w:rsidRDefault="001B491B" w:rsidP="001B491B">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 xml:space="preserve">Is the absence of measurement a necessary feature of legal knowledge, or a historical contingency? Kelsen’s </w:t>
      </w:r>
      <w:r>
        <w:rPr>
          <w:rFonts w:ascii="Times New Roman" w:hAnsi="Times New Roman" w:cs="Times New Roman"/>
          <w:i/>
          <w:iCs/>
          <w:sz w:val="23"/>
          <w:szCs w:val="23"/>
        </w:rPr>
        <w:t>Sein</w:t>
      </w:r>
      <w:r>
        <w:rPr>
          <w:rFonts w:ascii="Times New Roman" w:hAnsi="Times New Roman" w:cs="Times New Roman"/>
          <w:sz w:val="23"/>
          <w:szCs w:val="23"/>
        </w:rPr>
        <w:t>/</w:t>
      </w:r>
      <w:r>
        <w:rPr>
          <w:rFonts w:ascii="Times New Roman" w:hAnsi="Times New Roman" w:cs="Times New Roman"/>
          <w:i/>
          <w:iCs/>
          <w:sz w:val="23"/>
          <w:szCs w:val="23"/>
        </w:rPr>
        <w:t>Sollen</w:t>
      </w:r>
      <w:r>
        <w:rPr>
          <w:rFonts w:ascii="Times New Roman" w:hAnsi="Times New Roman" w:cs="Times New Roman"/>
          <w:sz w:val="23"/>
          <w:szCs w:val="23"/>
        </w:rPr>
        <w:t xml:space="preserve"> separation, Gadamer’s hermeneutic ontology, Betti’s canons of recognition: each offers powerful reasons for regarding legal meaning as resistant to empirical measurement.</w:t>
      </w:r>
    </w:p>
    <w:p w14:paraId="3679956A" w14:textId="77777777" w:rsidR="001B491B" w:rsidRPr="009E0CF1" w:rsidRDefault="001B491B" w:rsidP="001B491B">
      <w:pPr>
        <w:pStyle w:val="Corpotesto"/>
        <w:spacing w:before="0"/>
        <w:jc w:val="both"/>
        <w:rPr>
          <w:rFonts w:ascii="Times New Roman" w:hAnsi="Times New Roman" w:cs="Times New Roman"/>
          <w:sz w:val="23"/>
          <w:szCs w:val="23"/>
        </w:rPr>
      </w:pPr>
      <w:del w:id="308" w:author="SAPG" w:date="2026-03-27T00:00:00Z">
        <w:r>
          <w:rPr>
            <w:rFonts w:ascii="Times New Roman" w:hAnsi="Times New Roman" w:cs="Times New Roman"/>
            <w:sz w:val="23"/>
            <w:szCs w:val="23"/>
          </w:rPr>
          <w:delText xml:space="preserve">Yet, all the distinguished abovementioned scholars target a specific form of measurement: one that would assign truth-values to norms, collapse the Sollen into the Sein, or replace the interpreter’s judgment with algorithmic output. None of them addresses a different possibility: that the patterns of linguistic usage through which a legal community deploys its concepts might themselves constitute an observable object. Bobbio’s own formulation points in this direction: if legal science is a metalanguage descriptive of the legislator’s prescriptive language, then the statistical structure of that language, the regularities with which legal concepts co-occur, cluster, and differentiate, is not a normative proposition, but an empirical one. Observing how a legal community uses the word “negligence” across thousands of texts is not pronouncing upon what negligence ought to mean, it is recording what negligence has meant in practice.</w:delText>
        </w:r>
      </w:del>
      <w:ins w:id="309" w:author="SAPG" w:date="2026-03-27T00:00:00Z">
        <w:r>
          <w:rPr>
            <w:rFonts w:ascii="Times New Roman" w:hAnsi="Times New Roman" w:cs="Times New Roman"/>
            <w:sz w:val="23"/>
            <w:szCs w:val="23"/>
          </w:rPr>
          <w:t xml:space="preserve">Yet all three registers of resistance examined above converge on a single target: they reject measurement conceived as the assignment of truth-values to norms, the reduction of the </w:t>
        </w:r>
        <w:r>
          <w:rPr>
            <w:rFonts w:ascii="Times New Roman" w:hAnsi="Times New Roman" w:cs="Times New Roman"/>
            <w:i/>
            <w:iCs/>
            <w:sz w:val="23"/>
            <w:szCs w:val="23"/>
          </w:rPr>
          <w:t>Sollen</w:t>
        </w:r>
        <w:r>
          <w:rPr>
            <w:rFonts w:ascii="Times New Roman" w:hAnsi="Times New Roman" w:cs="Times New Roman"/>
            <w:sz w:val="23"/>
            <w:szCs w:val="23"/>
          </w:rPr>
          <w:t xml:space="preserve"> to the </w:t>
        </w:r>
        <w:r>
          <w:rPr>
            <w:rFonts w:ascii="Times New Roman" w:hAnsi="Times New Roman" w:cs="Times New Roman"/>
            <w:i/>
            <w:iCs/>
            <w:sz w:val="23"/>
            <w:szCs w:val="23"/>
          </w:rPr>
          <w:t>Sein</w:t>
        </w:r>
        <w:r>
          <w:rPr>
            <w:rFonts w:ascii="Times New Roman" w:hAnsi="Times New Roman" w:cs="Times New Roman"/>
            <w:sz w:val="23"/>
            <w:szCs w:val="23"/>
          </w:rPr>
          <w:t xml:space="preserve">, or the substitution of the interpreter’s judgment with algorithmic output. These objections are well-founded against that conception of measurement. But they do not reach a different conception altogether: the measurement not of what norms prescribe, but of how a legal community deploys its concepts in linguistic practice. Such measurement does not assign truth-values to the </w:t>
        </w:r>
        <w:r>
          <w:rPr>
            <w:rFonts w:ascii="Times New Roman" w:hAnsi="Times New Roman" w:cs="Times New Roman"/>
            <w:i/>
            <w:iCs/>
            <w:sz w:val="23"/>
            <w:szCs w:val="23"/>
          </w:rPr>
          <w:t>Sollen</w:t>
        </w:r>
        <w:r>
          <w:rPr>
            <w:rFonts w:ascii="Times New Roman" w:hAnsi="Times New Roman" w:cs="Times New Roman"/>
            <w:sz w:val="23"/>
            <w:szCs w:val="23"/>
          </w:rPr>
          <w:t xml:space="preserve">, and therefore does not transgress the boundary between </w:t>
        </w:r>
        <w:r>
          <w:rPr>
            <w:rFonts w:ascii="Times New Roman" w:hAnsi="Times New Roman" w:cs="Times New Roman"/>
            <w:i/>
            <w:iCs/>
            <w:sz w:val="23"/>
            <w:szCs w:val="23"/>
          </w:rPr>
          <w:t>Sein</w:t>
        </w:r>
        <w:r>
          <w:rPr>
            <w:rFonts w:ascii="Times New Roman" w:hAnsi="Times New Roman" w:cs="Times New Roman"/>
            <w:sz w:val="23"/>
            <w:szCs w:val="23"/>
          </w:rPr>
          <w:t xml:space="preserve"> and </w:t>
        </w:r>
        <w:r>
          <w:rPr>
            <w:rFonts w:ascii="Times New Roman" w:hAnsi="Times New Roman" w:cs="Times New Roman"/>
            <w:i/>
            <w:iCs/>
            <w:sz w:val="23"/>
            <w:szCs w:val="23"/>
          </w:rPr>
          <w:t>Sollen</w:t>
        </w:r>
        <w:r>
          <w:rPr>
            <w:rFonts w:ascii="Times New Roman" w:hAnsi="Times New Roman" w:cs="Times New Roman"/>
            <w:sz w:val="23"/>
            <w:szCs w:val="23"/>
          </w:rPr>
          <w:t xml:space="preserve"> that Kelsen rightly defended. It does not claim to bypass the hermeneutic circle, and therefore does not violate the irreducibility of interpretation on which Gadamer and Betti insisted. It does not reduce legal method to mechanical calculation, and therefore does not contradict the defence of evaluative jurisprudence advanced by Larenz and his successors. What it does is record statistical regularities in linguistic usage. Bobbio’s own formulation points in precisely this direction: if legal science is a metalanguage descriptive of the legislator’s prescriptive language, then the regularities with which legal concepts co-occur, cluster, and differentiate across texts are not normative propositions but empirical ones. Observing how a legal community uses the word “negligence” across thousands of texts is not pronouncing upon what negligence ought to mean; it is recording what negligence has meant in practice.</w:t>
        </w:r>
      </w:ins>
    </w:p>
    <w:p w14:paraId="7165C24C" w14:textId="77777777" w:rsidR="001B491B" w:rsidRPr="009E0CF1" w:rsidRDefault="001B491B" w:rsidP="001B491B">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tradition that </w:t>
      </w:r>
      <w:del w:id="310" w:author="SAPG" w:date="2026-03-27T00:00:00Z">
        <w:r>
          <w:rPr>
            <w:rFonts w:ascii="Times New Roman" w:hAnsi="Times New Roman" w:cs="Times New Roman"/>
            <w:sz w:val="23"/>
            <w:szCs w:val="23"/>
          </w:rPr>
          <w:delText>endorse</w:delText>
        </w:r>
      </w:del>
      <w:ins w:id="311" w:author="SAPG" w:date="2026-03-27T00:00:00Z">
        <w:r>
          <w:rPr>
            <w:rFonts w:ascii="Times New Roman" w:hAnsi="Times New Roman" w:cs="Times New Roman"/>
            <w:sz w:val="23"/>
            <w:szCs w:val="23"/>
          </w:rPr>
          <w:t>endorses</w:t>
        </w:r>
      </w:ins>
      <w:r>
        <w:rPr>
          <w:rFonts w:ascii="Times New Roman" w:hAnsi="Times New Roman" w:cs="Times New Roman"/>
          <w:sz w:val="23"/>
          <w:szCs w:val="23"/>
        </w:rPr>
        <w:t xml:space="preserve"> this observation is, perhaps unexpectedly, the same one that has most firmly situated legal meaning in collective practice: the line running from Savigny, for whom law was rooted in the common consciousness of the people, through Wittgenstein, for whom the meaning of a word was its use in the language, to Ehrlich, for whom living law was the law actually practiced rather than the law merely declared. If meaning is constituted by patterns of use, as this tradition maintains, then the question is whether those patterns can be captured with sufficient fidelity and at sufficient scale to serve as the basis for measurement.</w:t>
      </w:r>
    </w:p>
    <w:p w14:paraId="1F1B2517" w14:textId="08E4A3B8" w:rsidR="006953A9" w:rsidRPr="009E0CF1" w:rsidRDefault="00000000" w:rsidP="009E0CF1">
      <w:pPr>
        <w:pStyle w:val="Titolo3"/>
        <w:spacing w:before="0" w:after="240"/>
        <w:rPr>
          <w:rFonts w:ascii="Times New Roman" w:hAnsi="Times New Roman" w:cs="Times New Roman"/>
          <w:color w:val="000000" w:themeColor="text1"/>
          <w:sz w:val="23"/>
          <w:szCs w:val="23"/>
        </w:rPr>
      </w:pPr>
      <w:r>
        <w:rPr>
          <w:rFonts w:ascii="Times New Roman" w:hAnsi="Times New Roman" w:cs="Times New Roman"/>
          <w:color w:val="000000" w:themeColor="text1"/>
          <w:sz w:val="23"/>
          <w:szCs w:val="23"/>
        </w:rPr>
        <w:t>1.2 Law as language: Volksgeist, lebendes Recht, and meaning as collective practice</w:t>
      </w:r>
      <w:bookmarkEnd w:id="1"/>
    </w:p>
    <w:p w14:paraId="01000010" w14:textId="214258A3" w:rsidR="00000000" w:rsidRDefault="00000000" w:rsidP="009E0CF1">
      <w:pPr>
        <w:pStyle w:val="FirstParagraph"/>
        <w:spacing w:before="0"/>
        <w:jc w:val="both"/>
        <w:rPr>
          <w:rFonts w:ascii="Times New Roman" w:hAnsi="Times New Roman" w:cs="Times New Roman"/>
          <w:sz w:val="23"/>
          <w:szCs w:val="23"/>
        </w:rPr>
      </w:pPr>
      <w:ins w:id="16" w:author="SAPG" w:date="2026-03-26T00:00:00Z">
        <w:r>
          <w:rPr>
            <w:rFonts w:ascii="Times New Roman" w:hAnsi="Times New Roman" w:cs="Times New Roman"/>
            <w:sz w:val="23"/>
            <w:szCs w:val="23"/>
          </w:rPr>
          <w:t xml:space="preserve">The previous section ended with a question: is the absence of measurement a necessary feature of legal knowledge or a historical contingency? This section argues that the answer lies, paradoxically, in the very tradition that has most firmly located legal meaning in collective practice. Four thinkers construct a chain whose links, taken together, yield a conclusion that none of them individually drew. Savigny establishes that legal meaning is a collective emergent phenomenon, analogous to language. Humboldt, extending the analogy, shows that language does not merely represent the world but constitutes it. Wittgenstein reformulates this constitutive insight with philosophical </w:t>
        </w:r>
      </w:ins>
      <w:r>
        <w:rPr>
          <w:rFonts w:ascii="Times New Roman" w:hAnsi="Times New Roman" w:cs="Times New Roman"/>
          <w:sz w:val="23"/>
          <w:szCs w:val="23"/>
        </w:rPr>
        <w:t>rigor</w:t>
      </w:r>
      <w:ins w:id="17" w:author="SAPG" w:date="2026-03-26T00:00:00Z">
        <w:r>
          <w:rPr>
            <w:rFonts w:ascii="Times New Roman" w:hAnsi="Times New Roman" w:cs="Times New Roman"/>
            <w:sz w:val="23"/>
            <w:szCs w:val="23"/>
          </w:rPr>
          <w:t xml:space="preserve">: meaning is use, and use is observable practice. Ehrlich demonstrates that legal meaning as practised diverges from legal meaning as declared, and </w:t>
          <w:lastRenderedPageBreak/>
          <w:t>that the gap can only be studied empirically. What emerges from this chain is a conception of legal meaning that is, in principle, amenable to empirical observation. What remains missing is the instrument.</w:t>
        </w:r>
      </w:ins>
    </w:p>
    <w:p w14:paraId="6F6AB241"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intellectual tradition that most clearly links law to meaning, and meaning to collective practice, originates in the controversy that defined the direction of European legal thought in the early nineteenth century.</w:t>
      </w:r>
    </w:p>
    <w:p w14:paraId="6B454BB7"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In 1814, as post-Napoleonic Europe debated whether to adopt rational codes on the French model, Anton Friedrich Justus Thibaut published his programmatic </w:t>
      </w:r>
      <w:r>
        <w:rPr>
          <w:rFonts w:ascii="Times New Roman" w:hAnsi="Times New Roman" w:cs="Times New Roman"/>
          <w:i/>
          <w:sz w:val="23"/>
          <w:szCs w:val="23"/>
        </w:rPr>
        <w:t>Über die Nothwendigkeit eines allgemeinen bürgerlichen Rechts für Deutschland</w:t>
      </w:r>
      <w:r>
        <w:rPr>
          <w:rFonts w:ascii="Times New Roman" w:hAnsi="Times New Roman" w:cs="Times New Roman"/>
          <w:sz w:val="23"/>
          <w:szCs w:val="23"/>
        </w:rPr>
        <w:t>, advocating juridical unification as an instrument of political consolidation.</w:t>
      </w:r>
      <w:r>
        <w:rPr>
          <w:rStyle w:val="Rimandonotaapidipagina"/>
          <w:rFonts w:ascii="Times New Roman" w:hAnsi="Times New Roman" w:cs="Times New Roman"/>
          <w:sz w:val="23"/>
          <w:szCs w:val="23"/>
        </w:rPr>
        <w:footnoteReference w:id="23"/>
      </w:r>
      <w:r>
        <w:rPr>
          <w:rFonts w:ascii="Times New Roman" w:hAnsi="Times New Roman" w:cs="Times New Roman"/>
          <w:sz w:val="23"/>
          <w:szCs w:val="23"/>
        </w:rPr>
        <w:t xml:space="preserve"> Friedrich Carl von Savigny’s response, contained in </w:t>
      </w:r>
      <w:r>
        <w:rPr>
          <w:rFonts w:ascii="Times New Roman" w:hAnsi="Times New Roman" w:cs="Times New Roman"/>
          <w:i/>
          <w:sz w:val="23"/>
          <w:szCs w:val="23"/>
        </w:rPr>
        <w:t>Vom Beruf unsrer Zeit für Gesetzgebung und Rechtswissenschaft</w:t>
      </w:r>
      <w:r>
        <w:rPr>
          <w:rFonts w:ascii="Times New Roman" w:hAnsi="Times New Roman" w:cs="Times New Roman"/>
          <w:sz w:val="23"/>
          <w:szCs w:val="23"/>
        </w:rPr>
        <w:t>, inverted the terms of the question.</w:t>
      </w:r>
      <w:r>
        <w:rPr>
          <w:rStyle w:val="Rimandonotaapidipagina"/>
          <w:rFonts w:ascii="Times New Roman" w:hAnsi="Times New Roman" w:cs="Times New Roman"/>
          <w:sz w:val="23"/>
          <w:szCs w:val="23"/>
        </w:rPr>
        <w:footnoteReference w:id="24"/>
      </w:r>
      <w:r>
        <w:rPr>
          <w:rFonts w:ascii="Times New Roman" w:hAnsi="Times New Roman" w:cs="Times New Roman"/>
          <w:sz w:val="23"/>
          <w:szCs w:val="23"/>
        </w:rPr>
        <w:t xml:space="preserve"> The issue, for Savigny, was not whether Germany needed a unified code, but whether authentic law could be produced by legislative fiat at all. His answer was unequivocal: it could not. Law, like language, is not made but found. It does not arise from the will of the legislator, but emerges from the collective consciousness of a people, from its </w:t>
      </w:r>
      <w:r>
        <w:rPr>
          <w:rFonts w:ascii="Times New Roman" w:hAnsi="Times New Roman" w:cs="Times New Roman"/>
          <w:i/>
          <w:sz w:val="23"/>
          <w:szCs w:val="23"/>
        </w:rPr>
        <w:t>Rechtsbewußtseyn</w:t>
      </w:r>
      <w:r>
        <w:rPr>
          <w:rFonts w:ascii="Times New Roman" w:hAnsi="Times New Roman" w:cs="Times New Roman"/>
          <w:sz w:val="23"/>
          <w:szCs w:val="23"/>
        </w:rPr>
        <w:t>.</w:t>
      </w:r>
      <w:r>
        <w:rPr>
          <w:rStyle w:val="Rimandonotaapidipagina"/>
          <w:rFonts w:ascii="Times New Roman" w:hAnsi="Times New Roman" w:cs="Times New Roman"/>
          <w:sz w:val="23"/>
          <w:szCs w:val="23"/>
        </w:rPr>
        <w:footnoteReference w:id="25"/>
      </w:r>
    </w:p>
    <w:p w14:paraId="5C769F18" w14:textId="0135B383"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In the work of his maturity, the </w:t>
      </w:r>
      <w:r>
        <w:rPr>
          <w:rFonts w:ascii="Times New Roman" w:hAnsi="Times New Roman" w:cs="Times New Roman"/>
          <w:i/>
          <w:sz w:val="23"/>
          <w:szCs w:val="23"/>
        </w:rPr>
        <w:t>System des heutigen römischen Rechts</w:t>
      </w:r>
      <w:r>
        <w:rPr>
          <w:rFonts w:ascii="Times New Roman" w:hAnsi="Times New Roman" w:cs="Times New Roman"/>
          <w:sz w:val="23"/>
          <w:szCs w:val="23"/>
        </w:rPr>
        <w:t>, Savigny articulated this intuition with full systematic force. «</w:t>
      </w:r>
      <w:r>
        <w:rPr>
          <w:rFonts w:ascii="Times New Roman" w:hAnsi="Times New Roman" w:cs="Times New Roman"/>
          <w:i/>
          <w:sz w:val="23"/>
          <w:szCs w:val="23"/>
        </w:rPr>
        <w:t>Das Recht hat seine Wurzel in dem gemeinsamen Bewußtseyn des Volkes</w:t>
      </w:r>
      <w:r>
        <w:rPr>
          <w:rFonts w:ascii="Times New Roman" w:hAnsi="Times New Roman" w:cs="Times New Roman"/>
          <w:sz w:val="23"/>
          <w:szCs w:val="23"/>
        </w:rPr>
        <w:t>» (“law has its root in the common consciousness of the people”).</w:t>
      </w:r>
      <w:r>
        <w:rPr>
          <w:rStyle w:val="Rimandonotaapidipagina"/>
          <w:rFonts w:ascii="Times New Roman" w:hAnsi="Times New Roman" w:cs="Times New Roman"/>
          <w:sz w:val="23"/>
          <w:szCs w:val="23"/>
        </w:rPr>
        <w:footnoteReference w:id="26"/>
      </w:r>
      <w:r>
        <w:rPr>
          <w:rFonts w:ascii="Times New Roman" w:hAnsi="Times New Roman" w:cs="Times New Roman"/>
          <w:sz w:val="23"/>
          <w:szCs w:val="23"/>
        </w:rPr>
        <w:t xml:space="preserve"> Positive law, he continued, «</w:t>
      </w:r>
      <w:r>
        <w:rPr>
          <w:rFonts w:ascii="Times New Roman" w:hAnsi="Times New Roman" w:cs="Times New Roman"/>
          <w:i/>
          <w:sz w:val="23"/>
          <w:szCs w:val="23"/>
        </w:rPr>
        <w:t>hat seinen Sitz in dem Volk als einem großen Naturganzen</w:t>
      </w:r>
      <w:r>
        <w:rPr>
          <w:rFonts w:ascii="Times New Roman" w:hAnsi="Times New Roman" w:cs="Times New Roman"/>
          <w:sz w:val="23"/>
          <w:szCs w:val="23"/>
        </w:rPr>
        <w:t>» (“has its seat in the people understood as a great natural totality”).</w:t>
      </w:r>
      <w:r>
        <w:rPr>
          <w:rStyle w:val="Rimandonotaapidipagina"/>
          <w:rFonts w:ascii="Times New Roman" w:hAnsi="Times New Roman" w:cs="Times New Roman"/>
          <w:sz w:val="23"/>
          <w:szCs w:val="23"/>
        </w:rPr>
        <w:footnoteReference w:id="27"/>
      </w:r>
      <w:r>
        <w:rPr>
          <w:rFonts w:ascii="Times New Roman" w:hAnsi="Times New Roman" w:cs="Times New Roman"/>
          <w:sz w:val="23"/>
          <w:szCs w:val="23"/>
        </w:rPr>
        <w:t xml:space="preserve"> The constitutive analogy, for Savigny, is with language. No one invents a grammar; no one decrees the rules of syntax. Yet grammar exists, binds, and is transmitted from generation to generation. In the same manner, law is not deliberated: it precipitates slowly from daily practices, from repeated contracts, from consolidated expectations. Jurists do not create this law; they articulate it, bring it to consciousness, systematize it, render it technically operative. But the raw material, the spirit that informs the rules, pre-exists their intervention.</w:t>
      </w:r>
    </w:p>
    <w:p w14:paraId="4DC2400C"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What matters for the present inquiry is not the political programme of the Historical School, nor its romanticist overtones, but the epistemological claim embedded in the analogy. If law is analogous to language in its mode of emergence, then legal meaning is a </w:t>
      </w:r>
      <w:r>
        <w:rPr>
          <w:rFonts w:ascii="Times New Roman" w:hAnsi="Times New Roman" w:cs="Times New Roman"/>
          <w:i/>
          <w:sz w:val="23"/>
          <w:szCs w:val="23"/>
        </w:rPr>
        <w:t>collective phenomenon</w:t>
      </w:r>
      <w:r>
        <w:rPr>
          <w:rFonts w:ascii="Times New Roman" w:hAnsi="Times New Roman" w:cs="Times New Roman"/>
          <w:sz w:val="23"/>
          <w:szCs w:val="23"/>
        </w:rPr>
        <w:t>: it arises from the practices of a community, not from the intentions of individual actors. The jurist who interprets a legal concept is not decoding a message sent by a legislator; she is participating in, and drawing upon, a shared reservoir of normative meaning that no single agent has authored. The question for methodology is whether such a collective phenomenon can be observed empirically, or whether hermeneutic reconstruction is the only available mode of access.</w:t>
      </w:r>
    </w:p>
    <w:p w14:paraId="301FEE84"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Savigny’s analogy between law and language was not an isolated metaphor. It was inscribed within a philosophical tradition which, from Herder to Humboldt, had recognised in language a function that was not merely representative but constitutive of reality.</w:t>
      </w:r>
    </w:p>
    <w:p w14:paraId="540E15D8"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lastRenderedPageBreak/>
        <w:t xml:space="preserve">Johann Gottfried Herder, in his </w:t>
      </w:r>
      <w:r>
        <w:rPr>
          <w:rFonts w:ascii="Times New Roman" w:hAnsi="Times New Roman" w:cs="Times New Roman"/>
          <w:i/>
          <w:sz w:val="23"/>
          <w:szCs w:val="23"/>
        </w:rPr>
        <w:t>Abhandlung über den Ursprung der Sprache</w:t>
      </w:r>
      <w:r>
        <w:rPr>
          <w:rFonts w:ascii="Times New Roman" w:hAnsi="Times New Roman" w:cs="Times New Roman"/>
          <w:sz w:val="23"/>
          <w:szCs w:val="23"/>
        </w:rPr>
        <w:t xml:space="preserve"> (1772), argued that language is not an instrument external to thought, but its “natural organ.”</w:t>
      </w:r>
      <w:r>
        <w:rPr>
          <w:rStyle w:val="Rimandonotaapidipagina"/>
          <w:rFonts w:ascii="Times New Roman" w:hAnsi="Times New Roman" w:cs="Times New Roman"/>
          <w:sz w:val="23"/>
          <w:szCs w:val="23"/>
        </w:rPr>
        <w:footnoteReference w:id="28"/>
      </w:r>
      <w:r>
        <w:rPr>
          <w:rFonts w:ascii="Times New Roman" w:hAnsi="Times New Roman" w:cs="Times New Roman"/>
          <w:sz w:val="23"/>
          <w:szCs w:val="23"/>
        </w:rPr>
        <w:t xml:space="preserve"> Every people, for Herder, possesses a peculiar spirit, a </w:t>
      </w:r>
      <w:r>
        <w:rPr>
          <w:rFonts w:ascii="Times New Roman" w:hAnsi="Times New Roman" w:cs="Times New Roman"/>
          <w:i/>
          <w:sz w:val="23"/>
          <w:szCs w:val="23"/>
        </w:rPr>
        <w:t>Volksgeist</w:t>
      </w:r>
      <w:r>
        <w:rPr>
          <w:rFonts w:ascii="Times New Roman" w:hAnsi="Times New Roman" w:cs="Times New Roman"/>
          <w:sz w:val="23"/>
          <w:szCs w:val="23"/>
        </w:rPr>
        <w:t xml:space="preserve">, that expresses itself above all in its language. Language does not mirror the world; it articulates it according to categories that are proper to that community and to no other. Wilhelm von Humboldt radicalised this insight. In his posthumous </w:t>
      </w:r>
      <w:r>
        <w:rPr>
          <w:rFonts w:ascii="Times New Roman" w:hAnsi="Times New Roman" w:cs="Times New Roman"/>
          <w:i/>
          <w:sz w:val="23"/>
          <w:szCs w:val="23"/>
        </w:rPr>
        <w:t>Über die Verschiedenheit des menschlichen Sprachbaues</w:t>
      </w:r>
      <w:r>
        <w:rPr>
          <w:rFonts w:ascii="Times New Roman" w:hAnsi="Times New Roman" w:cs="Times New Roman"/>
          <w:sz w:val="23"/>
          <w:szCs w:val="23"/>
        </w:rPr>
        <w:t xml:space="preserve"> (1836), Humboldt introduced the concept of </w:t>
      </w:r>
      <w:r>
        <w:rPr>
          <w:rFonts w:ascii="Times New Roman" w:hAnsi="Times New Roman" w:cs="Times New Roman"/>
          <w:i/>
          <w:sz w:val="23"/>
          <w:szCs w:val="23"/>
        </w:rPr>
        <w:t>Weltansicht</w:t>
      </w:r>
      <w:r>
        <w:rPr>
          <w:rFonts w:ascii="Times New Roman" w:hAnsi="Times New Roman" w:cs="Times New Roman"/>
          <w:sz w:val="23"/>
          <w:szCs w:val="23"/>
        </w:rPr>
        <w:t>: every language is a “worldview,” a peculiar way of segmenting experience. Language does not translate pre-existing thoughts into words; it generates the thoughts themselves. «</w:t>
      </w:r>
      <w:r>
        <w:rPr>
          <w:rFonts w:ascii="Times New Roman" w:hAnsi="Times New Roman" w:cs="Times New Roman"/>
          <w:i/>
          <w:sz w:val="23"/>
          <w:szCs w:val="23"/>
        </w:rPr>
        <w:t>Die Sprache ist das bildende Organ des Gedankens</w:t>
      </w:r>
      <w:r>
        <w:rPr>
          <w:rFonts w:ascii="Times New Roman" w:hAnsi="Times New Roman" w:cs="Times New Roman"/>
          <w:sz w:val="23"/>
          <w:szCs w:val="23"/>
        </w:rPr>
        <w:t>» (“language is the formative organ of thought”).</w:t>
      </w:r>
      <w:r>
        <w:rPr>
          <w:rStyle w:val="Rimandonotaapidipagina"/>
          <w:rFonts w:ascii="Times New Roman" w:hAnsi="Times New Roman" w:cs="Times New Roman"/>
          <w:sz w:val="23"/>
          <w:szCs w:val="23"/>
        </w:rPr>
        <w:footnoteReference w:id="29"/>
      </w:r>
      <w:r>
        <w:rPr>
          <w:rFonts w:ascii="Times New Roman" w:hAnsi="Times New Roman" w:cs="Times New Roman"/>
          <w:sz w:val="23"/>
          <w:szCs w:val="23"/>
        </w:rPr>
        <w:t xml:space="preserve"> He who speaks one language inhabits one world; he who speaks another inhabits a different world, even if he walks upon the same soil.</w:t>
      </w:r>
    </w:p>
    <w:p w14:paraId="3B68DBC8"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implication for legal methodology, though Humboldt himself did not draw it, is direct. If law is analogous to language in its emergence (Savigny), and if language constitutes rather than represents the conceptual world of its speakers (Humboldt), then every legal tradition does not merely </w:t>
      </w:r>
      <w:r>
        <w:rPr>
          <w:rFonts w:ascii="Times New Roman" w:hAnsi="Times New Roman" w:cs="Times New Roman"/>
          <w:i/>
          <w:sz w:val="23"/>
          <w:szCs w:val="23"/>
        </w:rPr>
        <w:t>describe</w:t>
      </w:r>
      <w:r>
        <w:rPr>
          <w:rFonts w:ascii="Times New Roman" w:hAnsi="Times New Roman" w:cs="Times New Roman"/>
          <w:sz w:val="23"/>
          <w:szCs w:val="23"/>
        </w:rPr>
        <w:t xml:space="preserve"> a normative reality that exists independently of it. It </w:t>
      </w:r>
      <w:r>
        <w:rPr>
          <w:rFonts w:ascii="Times New Roman" w:hAnsi="Times New Roman" w:cs="Times New Roman"/>
          <w:i/>
          <w:sz w:val="23"/>
          <w:szCs w:val="23"/>
        </w:rPr>
        <w:t>constitutes</w:t>
      </w:r>
      <w:r>
        <w:rPr>
          <w:rFonts w:ascii="Times New Roman" w:hAnsi="Times New Roman" w:cs="Times New Roman"/>
          <w:sz w:val="23"/>
          <w:szCs w:val="23"/>
        </w:rPr>
        <w:t xml:space="preserve"> one. The legal vocabulary of a tradition is not a neutral labelling system applied to a pre-existing set of normative objects; it is the very medium through which those objects acquire their determinate shape. This is not a comparative claim about differences between legal systems. It is a claim about how legal meaning is constituted within any tradition whatsoever.</w:t>
      </w:r>
    </w:p>
    <w:p w14:paraId="40C4591B" w14:textId="057C32D1"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A century later, Ludwig Wittgenstein’s </w:t>
      </w:r>
      <w:r>
        <w:rPr>
          <w:rFonts w:ascii="Times New Roman" w:hAnsi="Times New Roman" w:cs="Times New Roman"/>
          <w:i/>
          <w:sz w:val="23"/>
          <w:szCs w:val="23"/>
        </w:rPr>
        <w:t>Philosophische Untersuchungen</w:t>
      </w:r>
      <w:r>
        <w:rPr>
          <w:rFonts w:ascii="Times New Roman" w:hAnsi="Times New Roman" w:cs="Times New Roman"/>
          <w:sz w:val="23"/>
          <w:szCs w:val="23"/>
        </w:rPr>
        <w:t xml:space="preserve"> would reformulate and deepen these insights with a rigour that Herder and Humboldt could not have attained.</w:t>
      </w:r>
      <w:r>
        <w:rPr>
          <w:rStyle w:val="Rimandonotaapidipagina"/>
          <w:rFonts w:ascii="Times New Roman" w:hAnsi="Times New Roman" w:cs="Times New Roman"/>
          <w:sz w:val="23"/>
          <w:szCs w:val="23"/>
        </w:rPr>
        <w:footnoteReference w:id="30"/>
      </w:r>
      <w:r>
        <w:rPr>
          <w:rFonts w:ascii="Times New Roman" w:hAnsi="Times New Roman" w:cs="Times New Roman"/>
          <w:sz w:val="23"/>
          <w:szCs w:val="23"/>
        </w:rPr>
        <w:t xml:space="preserve"> The formulation that concerns us is stated in 43 with characteristic precision: «</w:t>
      </w:r>
      <w:r>
        <w:rPr>
          <w:rFonts w:ascii="Times New Roman" w:hAnsi="Times New Roman" w:cs="Times New Roman"/>
          <w:i/>
          <w:sz w:val="23"/>
          <w:szCs w:val="23"/>
        </w:rPr>
        <w:t>Man kann für eine große Klasse von Fällen der Benutzung des Wortes “Bedeutung” — wenn auch nicht für alle Fälle seiner Benutzung — dieses Wort so erklären: Die Bedeutung eines Wortes ist sein Gebrauch in der Sprache</w:t>
      </w:r>
      <w:r>
        <w:rPr>
          <w:rFonts w:ascii="Times New Roman" w:hAnsi="Times New Roman" w:cs="Times New Roman"/>
          <w:sz w:val="23"/>
          <w:szCs w:val="23"/>
        </w:rPr>
        <w:t>» (“For a large class of cases of the use of the word ‘meaning’, though not for all cases of its use, this word can be explained thus: the meaning of a word is its use in the language”).</w:t>
      </w:r>
      <w:r>
        <w:rPr>
          <w:rStyle w:val="Rimandonotaapidipagina"/>
          <w:rFonts w:ascii="Times New Roman" w:hAnsi="Times New Roman" w:cs="Times New Roman"/>
          <w:sz w:val="23"/>
          <w:szCs w:val="23"/>
        </w:rPr>
        <w:footnoteReference w:id="31"/>
      </w:r>
      <w:r>
        <w:rPr>
          <w:rFonts w:ascii="Times New Roman" w:hAnsi="Times New Roman" w:cs="Times New Roman"/>
          <w:sz w:val="23"/>
          <w:szCs w:val="23"/>
        </w:rPr>
        <w:t xml:space="preserve"> The qualification (“though not for all cases”) is essential: Wittgenstein does not advance a reductive thesis. He offers, rather, a reorientation of attention, from the question “what does a word refer to?” to the question “how is a word used?”</w:t>
      </w:r>
    </w:p>
    <w:p w14:paraId="479B254B"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For the later Wittgenstein, to imagine a language is to imagine a </w:t>
      </w:r>
      <w:r>
        <w:rPr>
          <w:rFonts w:ascii="Times New Roman" w:hAnsi="Times New Roman" w:cs="Times New Roman"/>
          <w:i/>
          <w:sz w:val="23"/>
          <w:szCs w:val="23"/>
        </w:rPr>
        <w:t>Lebensform</w:t>
      </w:r>
      <w:r>
        <w:rPr>
          <w:rFonts w:ascii="Times New Roman" w:hAnsi="Times New Roman" w:cs="Times New Roman"/>
          <w:sz w:val="23"/>
          <w:szCs w:val="23"/>
        </w:rPr>
        <w:t>, a “form of life.”</w:t>
      </w:r>
      <w:r>
        <w:rPr>
          <w:rStyle w:val="Rimandonotaapidipagina"/>
          <w:rFonts w:ascii="Times New Roman" w:hAnsi="Times New Roman" w:cs="Times New Roman"/>
          <w:sz w:val="23"/>
          <w:szCs w:val="23"/>
        </w:rPr>
        <w:footnoteReference w:id="32"/>
      </w:r>
      <w:r>
        <w:rPr>
          <w:rFonts w:ascii="Times New Roman" w:hAnsi="Times New Roman" w:cs="Times New Roman"/>
          <w:sz w:val="23"/>
          <w:szCs w:val="23"/>
        </w:rPr>
        <w:t xml:space="preserve"> The concept of the </w:t>
      </w:r>
      <w:r>
        <w:rPr>
          <w:rFonts w:ascii="Times New Roman" w:hAnsi="Times New Roman" w:cs="Times New Roman"/>
          <w:i/>
          <w:sz w:val="23"/>
          <w:szCs w:val="23"/>
        </w:rPr>
        <w:t>Sprachspiel</w:t>
      </w:r>
      <w:r>
        <w:rPr>
          <w:rFonts w:ascii="Times New Roman" w:hAnsi="Times New Roman" w:cs="Times New Roman"/>
          <w:sz w:val="23"/>
          <w:szCs w:val="23"/>
        </w:rPr>
        <w:t xml:space="preserve"> (“language-game”) is introduced precisely to emphasise that «</w:t>
      </w:r>
      <w:r>
        <w:rPr>
          <w:rFonts w:ascii="Times New Roman" w:hAnsi="Times New Roman" w:cs="Times New Roman"/>
          <w:i/>
          <w:sz w:val="23"/>
          <w:szCs w:val="23"/>
        </w:rPr>
        <w:t>das Sprechen der Sprache ein Teil ist einer Tätigkeit, oder einer Lebensform</w:t>
      </w:r>
      <w:r>
        <w:rPr>
          <w:rFonts w:ascii="Times New Roman" w:hAnsi="Times New Roman" w:cs="Times New Roman"/>
          <w:sz w:val="23"/>
          <w:szCs w:val="23"/>
        </w:rPr>
        <w:t>» (“the speaking of language is part of an activity, or of a form of life”).</w:t>
      </w:r>
      <w:r>
        <w:rPr>
          <w:rStyle w:val="Rimandonotaapidipagina"/>
          <w:rFonts w:ascii="Times New Roman" w:hAnsi="Times New Roman" w:cs="Times New Roman"/>
          <w:sz w:val="23"/>
          <w:szCs w:val="23"/>
        </w:rPr>
        <w:footnoteReference w:id="33"/>
      </w:r>
      <w:r>
        <w:rPr>
          <w:rFonts w:ascii="Times New Roman" w:hAnsi="Times New Roman" w:cs="Times New Roman"/>
          <w:sz w:val="23"/>
          <w:szCs w:val="23"/>
        </w:rPr>
        <w:t xml:space="preserve"> Meaning does not pre-exist use; it is constituted by use within a shared practice.</w:t>
      </w:r>
    </w:p>
    <w:p w14:paraId="25F288D6"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implications for normativity are profound. To follow a rule, Wittgenstein argues, is not to interpret a formula in the privacy of one’s mind: it is to participate in a </w:t>
      </w:r>
      <w:r>
        <w:rPr>
          <w:rFonts w:ascii="Times New Roman" w:hAnsi="Times New Roman" w:cs="Times New Roman"/>
          <w:i/>
          <w:sz w:val="23"/>
          <w:szCs w:val="23"/>
        </w:rPr>
        <w:t>Gepflogenheit</w:t>
      </w:r>
      <w:r>
        <w:rPr>
          <w:rFonts w:ascii="Times New Roman" w:hAnsi="Times New Roman" w:cs="Times New Roman"/>
          <w:sz w:val="23"/>
          <w:szCs w:val="23"/>
        </w:rPr>
        <w:t xml:space="preserve"> (a practice, a custom). «</w:t>
      </w:r>
      <w:r>
        <w:rPr>
          <w:rFonts w:ascii="Times New Roman" w:hAnsi="Times New Roman" w:cs="Times New Roman"/>
          <w:i/>
          <w:sz w:val="23"/>
          <w:szCs w:val="23"/>
        </w:rPr>
        <w:t>Einer Regel folgen, eine Mitteilung machen, einen Befehl geben, eine Schachpartie spielen sind Gepflogenheiten (Gebräuche, Institutionen)</w:t>
      </w:r>
      <w:r>
        <w:rPr>
          <w:rFonts w:ascii="Times New Roman" w:hAnsi="Times New Roman" w:cs="Times New Roman"/>
          <w:sz w:val="23"/>
          <w:szCs w:val="23"/>
        </w:rPr>
        <w:t xml:space="preserve">» (“To obey a rule, to make a report, to give an order, to play a game of chess, </w:t>
        <w:lastRenderedPageBreak/>
        <w:t>are customs, uses, institutions”).</w:t>
      </w:r>
      <w:r>
        <w:rPr>
          <w:rStyle w:val="Rimandonotaapidipagina"/>
          <w:rFonts w:ascii="Times New Roman" w:hAnsi="Times New Roman" w:cs="Times New Roman"/>
          <w:sz w:val="23"/>
          <w:szCs w:val="23"/>
        </w:rPr>
        <w:footnoteReference w:id="34"/>
      </w:r>
      <w:r>
        <w:rPr>
          <w:rFonts w:ascii="Times New Roman" w:hAnsi="Times New Roman" w:cs="Times New Roman"/>
          <w:sz w:val="23"/>
          <w:szCs w:val="23"/>
        </w:rPr>
        <w:t xml:space="preserve"> One cannot follow a rule “privately”: the very concept of correctness presupposes a shared practice against which individual performances can be measured. And it is in this shared practice, in this </w:t>
      </w:r>
      <w:r>
        <w:rPr>
          <w:rFonts w:ascii="Times New Roman" w:hAnsi="Times New Roman" w:cs="Times New Roman"/>
          <w:i/>
          <w:sz w:val="23"/>
          <w:szCs w:val="23"/>
        </w:rPr>
        <w:t>Lebensform</w:t>
      </w:r>
      <w:r>
        <w:rPr>
          <w:rFonts w:ascii="Times New Roman" w:hAnsi="Times New Roman" w:cs="Times New Roman"/>
          <w:sz w:val="23"/>
          <w:szCs w:val="23"/>
        </w:rPr>
        <w:t>, that people agree: not in opinions, but in something more fundamental. «</w:t>
      </w:r>
      <w:r>
        <w:rPr>
          <w:rFonts w:ascii="Times New Roman" w:hAnsi="Times New Roman" w:cs="Times New Roman"/>
          <w:i/>
          <w:sz w:val="23"/>
          <w:szCs w:val="23"/>
        </w:rPr>
        <w:t>Dies ist keine Übereinstimmung der Meinungen, sondern der Lebensform</w:t>
      </w:r>
      <w:r>
        <w:rPr>
          <w:rFonts w:ascii="Times New Roman" w:hAnsi="Times New Roman" w:cs="Times New Roman"/>
          <w:sz w:val="23"/>
          <w:szCs w:val="23"/>
        </w:rPr>
        <w:t>» (“This is not agreement in opinions but in form of life”).</w:t>
      </w:r>
      <w:r>
        <w:rPr>
          <w:rStyle w:val="Rimandonotaapidipagina"/>
          <w:rFonts w:ascii="Times New Roman" w:hAnsi="Times New Roman" w:cs="Times New Roman"/>
          <w:sz w:val="23"/>
          <w:szCs w:val="23"/>
        </w:rPr>
        <w:footnoteReference w:id="35"/>
      </w:r>
    </w:p>
    <w:p w14:paraId="6478445E"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This is the hinge upon which the argument of the present chapter turns. If meaning is use (Wittgenstein), and if use is a shared, observable practice rather than a private mental event, then meaning is </w:t>
      </w:r>
      <w:r>
        <w:rPr>
          <w:rFonts w:ascii="Times New Roman" w:hAnsi="Times New Roman" w:cs="Times New Roman"/>
          <w:i/>
          <w:sz w:val="23"/>
          <w:szCs w:val="23"/>
        </w:rPr>
        <w:t>in principle</w:t>
      </w:r>
      <w:r>
        <w:rPr>
          <w:rFonts w:ascii="Times New Roman" w:hAnsi="Times New Roman" w:cs="Times New Roman"/>
          <w:sz w:val="23"/>
          <w:szCs w:val="23"/>
        </w:rPr>
        <w:t xml:space="preserve"> amenable to empirical observation. The Wittgensteinian framework does not merely permit this conclusion; it demands it. A meaning that could not, even in principle, be observed in the practices of a community would be a meaning that no one could be said to share, and therefore, on Wittgenstein’s own account, no meaning at all. Yet “use” in Wittgenstein remains a qualitative notion. He describes it, illustrates it, philosophises about it. He does not measure it. The question is whether the transition from philosophical insight to empirical procedure is possible.</w:t>
      </w:r>
    </w:p>
    <w:p w14:paraId="74E3C70D" w14:textId="77777777" w:rsidR="006953A9" w:rsidRPr="009E0CF1" w:rsidRDefault="00000000" w:rsidP="009E0CF1">
      <w:pPr>
        <w:pStyle w:val="Corpotesto"/>
        <w:spacing w:before="0"/>
        <w:jc w:val="both"/>
        <w:rPr>
          <w:rFonts w:ascii="Times New Roman" w:hAnsi="Times New Roman" w:cs="Times New Roman"/>
          <w:sz w:val="23"/>
          <w:szCs w:val="23"/>
        </w:rPr>
      </w:pPr>
      <w:del w:id="18" w:author="SAPG" w:date="2026-03-26T00:00:00Z">
        <w:r>
          <w:rPr>
            <w:rFonts w:ascii="Times New Roman" w:hAnsi="Times New Roman" w:cs="Times New Roman"/>
            <w:sz w:val="23"/>
            <w:szCs w:val="23"/>
          </w:rPr>
          <w:delText>Before turning to that question, one further figure in the tradition requires attention. The Historical School looked to the past, to the stratifications of tradition. But its conceptual nucleus, the idea that authentic law emerges from social practices before it emerges from legislative deliberations, was taken up and reactualised at the beginning of the twentieth century by the legal sociologist Eugen Ehrlich.</w:delText>
        </w:r>
      </w:del>
      <w:ins w:id="19" w:author="SAPG" w:date="2026-03-26T00:00:00Z">
        <w:r>
          <w:rPr>
            <w:rFonts w:ascii="Times New Roman" w:hAnsi="Times New Roman" w:cs="Times New Roman"/>
            <w:sz w:val="23"/>
            <w:szCs w:val="23"/>
          </w:rPr>
          <w:t>The final link in this chain connects the philosophical claim that meaning is practice to the empirical study of law. Savigny had located legal meaning in collective consciousness; Wittgenstein had shown that meaning-as-use is in principle observable. But neither had asked the question that follows: if the law that people actually practise differs from the law that legislators declare, how can the gap be studied? The legal sociologist Eugen Ehrlich posed this question at the beginning of the twentieth century, and the answer he offered brings the tradition one step closer to the threshold of measurement.</w:t>
        </w:r>
      </w:ins>
    </w:p>
    <w:p w14:paraId="6158360E"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In his </w:t>
      </w:r>
      <w:r>
        <w:rPr>
          <w:rFonts w:ascii="Times New Roman" w:hAnsi="Times New Roman" w:cs="Times New Roman"/>
          <w:i/>
          <w:sz w:val="23"/>
          <w:szCs w:val="23"/>
        </w:rPr>
        <w:t>Grundlegung der Soziologie des Rechts</w:t>
      </w:r>
      <w:r>
        <w:rPr>
          <w:rFonts w:ascii="Times New Roman" w:hAnsi="Times New Roman" w:cs="Times New Roman"/>
          <w:sz w:val="23"/>
          <w:szCs w:val="23"/>
        </w:rPr>
        <w:t xml:space="preserve"> (1913), Ehrlich distinguished between the norms that courts apply, the </w:t>
      </w:r>
      <w:r>
        <w:rPr>
          <w:rFonts w:ascii="Times New Roman" w:hAnsi="Times New Roman" w:cs="Times New Roman"/>
          <w:i/>
          <w:sz w:val="23"/>
          <w:szCs w:val="23"/>
        </w:rPr>
        <w:t>Entscheidungsnormen</w:t>
      </w:r>
      <w:r>
        <w:rPr>
          <w:rFonts w:ascii="Times New Roman" w:hAnsi="Times New Roman" w:cs="Times New Roman"/>
          <w:sz w:val="23"/>
          <w:szCs w:val="23"/>
        </w:rPr>
        <w:t xml:space="preserve"> (“norms of decision”), and the norms that actually govern social life: the </w:t>
      </w:r>
      <w:r>
        <w:rPr>
          <w:rFonts w:ascii="Times New Roman" w:hAnsi="Times New Roman" w:cs="Times New Roman"/>
          <w:i/>
          <w:sz w:val="23"/>
          <w:szCs w:val="23"/>
        </w:rPr>
        <w:t>lebendes Recht</w:t>
      </w:r>
      <w:r>
        <w:rPr>
          <w:rFonts w:ascii="Times New Roman" w:hAnsi="Times New Roman" w:cs="Times New Roman"/>
          <w:sz w:val="23"/>
          <w:szCs w:val="23"/>
        </w:rPr>
        <w:t xml:space="preserve"> (“living law”).</w:t>
      </w:r>
      <w:r>
        <w:rPr>
          <w:rStyle w:val="Rimandonotaapidipagina"/>
          <w:rFonts w:ascii="Times New Roman" w:hAnsi="Times New Roman" w:cs="Times New Roman"/>
          <w:sz w:val="23"/>
          <w:szCs w:val="23"/>
        </w:rPr>
        <w:footnoteReference w:id="36"/>
      </w:r>
      <w:r>
        <w:rPr>
          <w:rFonts w:ascii="Times New Roman" w:hAnsi="Times New Roman" w:cs="Times New Roman"/>
          <w:sz w:val="23"/>
          <w:szCs w:val="23"/>
        </w:rPr>
        <w:t xml:space="preserve"> This second category comprises the rules that people follow daily, often without knowing that written laws exist on the same subject. The contract that two merchants conclude with a handshake, the reciprocal expectations that regulate neighbourly relations, the professional customs that no code has ever sanctioned: all this is living law. And social life, for Ehrlich, always has the last word, because formal law, however solemn, is destined to remain a dead letter if it does not intercept the actual practices of the community.</w:t>
      </w:r>
    </w:p>
    <w:p w14:paraId="101EAC5A"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Ehrlich’s distinction illuminates a tension that is methodologically significant. If there exists a gap between declared norm and practised norm, between </w:t>
      </w:r>
      <w:r>
        <w:rPr>
          <w:rFonts w:ascii="Times New Roman" w:hAnsi="Times New Roman" w:cs="Times New Roman"/>
          <w:i/>
          <w:sz w:val="23"/>
          <w:szCs w:val="23"/>
        </w:rPr>
        <w:t>Entscheidungsnormen</w:t>
      </w:r>
      <w:r>
        <w:rPr>
          <w:rFonts w:ascii="Times New Roman" w:hAnsi="Times New Roman" w:cs="Times New Roman"/>
          <w:sz w:val="23"/>
          <w:szCs w:val="23"/>
        </w:rPr>
        <w:t xml:space="preserve"> and </w:t>
      </w:r>
      <w:r>
        <w:rPr>
          <w:rFonts w:ascii="Times New Roman" w:hAnsi="Times New Roman" w:cs="Times New Roman"/>
          <w:i/>
          <w:sz w:val="23"/>
          <w:szCs w:val="23"/>
        </w:rPr>
        <w:t>lebendes Recht</w:t>
      </w:r>
      <w:r>
        <w:rPr>
          <w:rFonts w:ascii="Times New Roman" w:hAnsi="Times New Roman" w:cs="Times New Roman"/>
          <w:sz w:val="23"/>
          <w:szCs w:val="23"/>
        </w:rPr>
        <w:t>, then the meaning of legal concepts as they function in social life may differ systematically from their meaning as defined in statute books. Ehrlich’s method for investigating this gap was sociological: observation, interviews, the study of contractual practices. It was, in other words, empirical. But it remained qualitative and local. Ehrlich could study the living law of Bukovina; he could not measure the semantic structure of an entire legal vocabulary or compare it systematically across traditions. The aspiration was there; the instrument was not.</w:t>
      </w:r>
    </w:p>
    <w:p w14:paraId="03C6B671"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tradition traced in this section, from Savigny through Humboldt and Wittgenstein to Ehrlich, provides the richest account available in the jurisprudential literature of legal meaning as a collective, emergent, </w:t>
        <w:lastRenderedPageBreak/>
        <w:t xml:space="preserve">practice-based phenomenon. It tells us </w:t>
      </w:r>
      <w:r>
        <w:rPr>
          <w:rFonts w:ascii="Times New Roman" w:hAnsi="Times New Roman" w:cs="Times New Roman"/>
          <w:i/>
          <w:sz w:val="23"/>
          <w:szCs w:val="23"/>
        </w:rPr>
        <w:t>what</w:t>
      </w:r>
      <w:r>
        <w:rPr>
          <w:rFonts w:ascii="Times New Roman" w:hAnsi="Times New Roman" w:cs="Times New Roman"/>
          <w:sz w:val="23"/>
          <w:szCs w:val="23"/>
        </w:rPr>
        <w:t xml:space="preserve"> legal meaning is: not a content decreed by authority, but a structure that arises from the practices of a linguistic community. It does not, however, tell us </w:t>
      </w:r>
      <w:r>
        <w:rPr>
          <w:rFonts w:ascii="Times New Roman" w:hAnsi="Times New Roman" w:cs="Times New Roman"/>
          <w:i/>
          <w:sz w:val="23"/>
          <w:szCs w:val="23"/>
        </w:rPr>
        <w:t>how to observe it</w:t>
      </w:r>
      <w:r>
        <w:rPr>
          <w:rFonts w:ascii="Times New Roman" w:hAnsi="Times New Roman" w:cs="Times New Roman"/>
          <w:sz w:val="23"/>
          <w:szCs w:val="23"/>
        </w:rPr>
        <w:t xml:space="preserve"> at scale. The methods it offers are hermeneutic (Savigny’s canons), philosophical (Wittgenstein’s analysis of rule-following), or sociological (Ehrlich’s fieldwork). None produces the kind of systematic, replicable, intersubjectively verifiable observation that an instrument of measurement would afford.</w:t>
      </w:r>
    </w:p>
    <w:p w14:paraId="7951B3EF"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Wittgenstein tells us that meaning is use. The question, then, is whether “use” can be formalised, whether there exists a procedure that takes the observable patterns of linguistic practice and converts them into a structure amenable to measurement. Such a procedure exists. It was formulated, independently of the philosophical tradition sketched above, by linguists working in the empirical analysis of language. It is known as the distributional hypothesis.</w:t>
      </w:r>
    </w:p>
    <w:p w14:paraId="4E70E271" w14:textId="08B6285D" w:rsidR="006953A9" w:rsidRPr="009E0CF1" w:rsidRDefault="00000000" w:rsidP="009E0CF1">
      <w:pPr>
        <w:pStyle w:val="Titolo3"/>
        <w:spacing w:before="0" w:after="240"/>
        <w:rPr>
          <w:rFonts w:ascii="Times New Roman" w:hAnsi="Times New Roman" w:cs="Times New Roman"/>
          <w:color w:val="000000" w:themeColor="text1"/>
          <w:sz w:val="23"/>
          <w:szCs w:val="23"/>
        </w:rPr>
      </w:pPr>
      <w:bookmarkStart w:id="20" w:name="Xae2aa5002448d3d2f22bd8bfbfa58544c675f50"/>
      <w:r>
        <w:rPr>
          <w:rFonts w:ascii="Times New Roman" w:hAnsi="Times New Roman" w:cs="Times New Roman"/>
          <w:color w:val="000000" w:themeColor="text1"/>
          <w:sz w:val="23"/>
          <w:szCs w:val="23"/>
        </w:rPr>
        <w:t>1.3 Language as space: from “meaning is use” to the distributional hypothesis</w:t>
      </w:r>
      <w:bookmarkEnd w:id="20"/>
    </w:p>
    <w:p w14:paraId="5BABE43D" w14:textId="77777777" w:rsidR="006953A9" w:rsidRPr="009E0CF1" w:rsidRDefault="00000000" w:rsidP="009E0CF1">
      <w:pPr>
        <w:pStyle w:val="FirstParagraph"/>
        <w:spacing w:before="0"/>
        <w:jc w:val="both"/>
        <w:rPr>
          <w:rFonts w:ascii="Times New Roman" w:hAnsi="Times New Roman" w:cs="Times New Roman"/>
          <w:sz w:val="23"/>
          <w:szCs w:val="23"/>
        </w:rPr>
      </w:pPr>
      <w:del w:id="21" w:author="SAPG" w:date="2026-03-26T00:00:00Z">
        <w:r>
          <w:rPr>
            <w:rFonts w:ascii="Times New Roman" w:hAnsi="Times New Roman" w:cs="Times New Roman"/>
            <w:sz w:val="23"/>
            <w:szCs w:val="23"/>
          </w:rPr>
          <w:delText>The connection between philosophical accounts of meaning and the empirical analysis of language was not the product of interdisciplinary conversation. The two traditions developed largely in ignorance of each other. Yet the convergence, once recognised, is striking: the linguists who formalised the distributional study of meaning arrived, by an independent route, at conclusions that are structurally identical to Wittgenstein’s.</w:delText>
        </w:r>
      </w:del>
      <w:ins w:id="22" w:author="SAPG" w:date="2026-03-26T00:00:00Z">
        <w:r>
          <w:rPr>
            <w:rFonts w:ascii="Times New Roman" w:hAnsi="Times New Roman" w:cs="Times New Roman"/>
            <w:sz w:val="23"/>
            <w:szCs w:val="23"/>
          </w:rPr>
          <w:t>The previous section established what legal meaning is: a collective, practice-based, emergent phenomenon. It also identified the gap: the tradition that provides this account possesses no instrument to observe meaning at scale. This section closes the gap in three steps. First, it shows that linguists working independently of the philosophical tradition arrived at a formally identical conclusion: meaning is constituted by patterns of co-occurrence, and those patterns are empirically observable. This is the distributional hypothesis. Second, it traces the computational revolution that transformed the distributional hypothesis from a theoretical principle into a practical instrument capable of representing meaning as geometric structure. Third, it examines a decisive shift in how these instruments are used: from tools for performing tasks to objects of study that reveal the cultural structure of the communities that produced them. Together, these three steps provide the instrument that the jurisprudential tradition lacked.</w:t>
        </w:r>
      </w:ins>
    </w:p>
    <w:p w14:paraId="01000020" w14:textId="77777777" w:rsidR="00000000" w:rsidRDefault="00000000" w:rsidP="009E0CF1">
      <w:pPr>
        <w:pStyle w:val="Corpotesto"/>
        <w:spacing w:before="0"/>
        <w:jc w:val="both"/>
        <w:rPr>
          <w:rFonts w:ascii="Times New Roman" w:hAnsi="Times New Roman" w:cs="Times New Roman"/>
          <w:sz w:val="23"/>
          <w:szCs w:val="23"/>
        </w:rPr>
      </w:pPr>
      <w:ins w:id="23" w:author="SAPG" w:date="2026-03-26T00:00:00Z">
        <w:r>
          <w:rPr>
            <w:rFonts w:ascii="Times New Roman" w:hAnsi="Times New Roman" w:cs="Times New Roman"/>
            <w:sz w:val="23"/>
            <w:szCs w:val="23"/>
          </w:rPr>
          <w:t>The connection between philosophical accounts of meaning and the empirical analysis of language was not the product of interdisciplinary conversation. The two traditions developed largely in ignorance of each other. Yet the convergence, once recognised, is striking: the linguists who formalised the distributional study of meaning arrived, by an independent route, at conclusions that are structurally identical to Wittgenstein’s.</w:t>
        </w:r>
      </w:ins>
    </w:p>
    <w:p w14:paraId="6C5FD42B"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figure who makes this convergence explicit is John Rupert Firth. In his “Synopsis of Linguistic Theory, 1930-1955,” Firth proposed a programme for the study of meaning that begins with a declaration of method: “By regarding words as acts, events, habits, we limit our inquiry to what is objective and observable in the group life of our fellows.”</w:t>
      </w:r>
      <w:r>
        <w:rPr>
          <w:rStyle w:val="Rimandonotaapidipagina"/>
          <w:rFonts w:ascii="Times New Roman" w:hAnsi="Times New Roman" w:cs="Times New Roman"/>
          <w:sz w:val="23"/>
          <w:szCs w:val="23"/>
        </w:rPr>
        <w:footnoteReference w:id="37"/>
      </w:r>
      <w:r>
        <w:rPr>
          <w:rFonts w:ascii="Times New Roman" w:hAnsi="Times New Roman" w:cs="Times New Roman"/>
          <w:sz w:val="23"/>
          <w:szCs w:val="23"/>
        </w:rPr>
        <w:t xml:space="preserve"> The resonance with Wittgenstein is not accidental. Firth had read the </w:t>
      </w:r>
      <w:r>
        <w:rPr>
          <w:rFonts w:ascii="Times New Roman" w:hAnsi="Times New Roman" w:cs="Times New Roman"/>
          <w:i/>
          <w:sz w:val="23"/>
          <w:szCs w:val="23"/>
        </w:rPr>
        <w:t>Philosophische Untersuchungen</w:t>
      </w:r>
      <w:r>
        <w:rPr>
          <w:rFonts w:ascii="Times New Roman" w:hAnsi="Times New Roman" w:cs="Times New Roman"/>
          <w:sz w:val="23"/>
          <w:szCs w:val="23"/>
        </w:rPr>
        <w:t xml:space="preserve"> and cited them directly.</w:t>
      </w:r>
      <w:r>
        <w:rPr>
          <w:rStyle w:val="Rimandonotaapidipagina"/>
          <w:rFonts w:ascii="Times New Roman" w:hAnsi="Times New Roman" w:cs="Times New Roman"/>
          <w:sz w:val="23"/>
          <w:szCs w:val="23"/>
        </w:rPr>
        <w:footnoteReference w:id="38"/>
      </w:r>
      <w:r>
        <w:rPr>
          <w:rFonts w:ascii="Times New Roman" w:hAnsi="Times New Roman" w:cs="Times New Roman"/>
          <w:sz w:val="23"/>
          <w:szCs w:val="23"/>
        </w:rPr>
        <w:t xml:space="preserve"> His central claim was that meaning is not a referential property attached to a word but “a complex of contextual relations”: the meaning of a linguistic form is constituted by the contexts in which it appears, at multiple levels of analysis, from phonology to syntax to collocation.</w:t>
      </w:r>
      <w:r>
        <w:rPr>
          <w:rStyle w:val="Rimandonotaapidipagina"/>
          <w:rFonts w:ascii="Times New Roman" w:hAnsi="Times New Roman" w:cs="Times New Roman"/>
          <w:sz w:val="23"/>
          <w:szCs w:val="23"/>
        </w:rPr>
        <w:footnoteReference w:id="39"/>
      </w:r>
    </w:p>
    <w:p w14:paraId="335B77EC"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It is at the collocational level that Firth produced the formulation that would become the most quoted sentence in distributional semantics. Discussing the habitual combinations in which words appear, Firth observed that the meaning of a word such as </w:t>
      </w:r>
      <w:r>
        <w:rPr>
          <w:rFonts w:ascii="Times New Roman" w:hAnsi="Times New Roman" w:cs="Times New Roman"/>
          <w:i/>
          <w:sz w:val="23"/>
          <w:szCs w:val="23"/>
        </w:rPr>
        <w:t>ass</w:t>
      </w:r>
      <w:r>
        <w:rPr>
          <w:rFonts w:ascii="Times New Roman" w:hAnsi="Times New Roman" w:cs="Times New Roman"/>
          <w:sz w:val="23"/>
          <w:szCs w:val="23"/>
        </w:rPr>
        <w:t xml:space="preserve"> is inseparable from the company it keeps: “</w:t>
      </w:r>
      <w:r>
        <w:rPr>
          <w:rFonts w:ascii="Times New Roman" w:hAnsi="Times New Roman" w:cs="Times New Roman"/>
          <w:i/>
          <w:sz w:val="23"/>
          <w:szCs w:val="23"/>
        </w:rPr>
        <w:t>you silly</w:t>
      </w:r>
      <w:r>
        <w:rPr>
          <w:rFonts w:ascii="Times New Roman" w:hAnsi="Times New Roman" w:cs="Times New Roman"/>
          <w:sz w:val="23"/>
          <w:szCs w:val="23"/>
        </w:rPr>
        <w:t>—,” “</w:t>
      </w:r>
      <w:r>
        <w:rPr>
          <w:rFonts w:ascii="Times New Roman" w:hAnsi="Times New Roman" w:cs="Times New Roman"/>
          <w:i/>
          <w:sz w:val="23"/>
          <w:szCs w:val="23"/>
        </w:rPr>
        <w:t>he is a silly</w:t>
      </w:r>
      <w:r>
        <w:rPr>
          <w:rFonts w:ascii="Times New Roman" w:hAnsi="Times New Roman" w:cs="Times New Roman"/>
          <w:sz w:val="23"/>
          <w:szCs w:val="23"/>
        </w:rPr>
        <w:t>—,” “</w:t>
      </w:r>
      <w:r>
        <w:rPr>
          <w:rFonts w:ascii="Times New Roman" w:hAnsi="Times New Roman" w:cs="Times New Roman"/>
          <w:i/>
          <w:sz w:val="23"/>
          <w:szCs w:val="23"/>
        </w:rPr>
        <w:t>don’t be such an</w:t>
      </w:r>
      <w:r>
        <w:rPr>
          <w:rFonts w:ascii="Times New Roman" w:hAnsi="Times New Roman" w:cs="Times New Roman"/>
          <w:sz w:val="23"/>
          <w:szCs w:val="23"/>
        </w:rPr>
        <w:t xml:space="preserve">—.” From this he drew the general principle: “You shall know a word by </w:t>
        <w:lastRenderedPageBreak/>
        <w:t>the company it keeps!”</w:t>
      </w:r>
      <w:r>
        <w:rPr>
          <w:rStyle w:val="Rimandonotaapidipagina"/>
          <w:rFonts w:ascii="Times New Roman" w:hAnsi="Times New Roman" w:cs="Times New Roman"/>
          <w:sz w:val="23"/>
          <w:szCs w:val="23"/>
        </w:rPr>
        <w:footnoteReference w:id="40"/>
      </w:r>
      <w:r>
        <w:rPr>
          <w:rFonts w:ascii="Times New Roman" w:hAnsi="Times New Roman" w:cs="Times New Roman"/>
          <w:sz w:val="23"/>
          <w:szCs w:val="23"/>
        </w:rPr>
        <w:t xml:space="preserve"> The formulation is colloquial, but the epistemological content is precise. If meaning is constituted by habitual patterns of co-occurrence, and if those patterns are empirically observable, then meaning is not hidden in the private mental states of speakers. It is, in principle, accessible to systematic observation.</w:t>
      </w:r>
    </w:p>
    <w:p w14:paraId="57146DC7"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Firth’s contemporary, the American structural linguist Zellig Harris, arrived at a compatible conclusion through a more formal route. In his 1954 article “Distributional Structure,” Harris set out to determine whether language possesses a structure that can be described entirely in terms of the relative occurrence of its elements, “without intrusion of other features such as history or meaning.”</w:t>
      </w:r>
      <w:r>
        <w:rPr>
          <w:rStyle w:val="Rimandonotaapidipagina"/>
          <w:rFonts w:ascii="Times New Roman" w:hAnsi="Times New Roman" w:cs="Times New Roman"/>
          <w:sz w:val="23"/>
          <w:szCs w:val="23"/>
        </w:rPr>
        <w:footnoteReference w:id="41"/>
      </w:r>
      <w:r>
        <w:rPr>
          <w:rFonts w:ascii="Times New Roman" w:hAnsi="Times New Roman" w:cs="Times New Roman"/>
          <w:sz w:val="23"/>
          <w:szCs w:val="23"/>
        </w:rPr>
        <w:t xml:space="preserve"> His answer was affirmative. The distribution of an element, defined as “the sum of all its environments,” constitutes a structure that “really holds in the data investigated.”</w:t>
      </w:r>
      <w:r>
        <w:rPr>
          <w:rStyle w:val="Rimandonotaapidipagina"/>
          <w:rFonts w:ascii="Times New Roman" w:hAnsi="Times New Roman" w:cs="Times New Roman"/>
          <w:sz w:val="23"/>
          <w:szCs w:val="23"/>
        </w:rPr>
        <w:footnoteReference w:id="42"/>
      </w:r>
      <w:r>
        <w:rPr>
          <w:rFonts w:ascii="Times New Roman" w:hAnsi="Times New Roman" w:cs="Times New Roman"/>
          <w:sz w:val="23"/>
          <w:szCs w:val="23"/>
        </w:rPr>
        <w:t xml:space="preserve"> The question Harris then posed was whether this distributional structure bears any relation to meaning. His answer, cautious but consequential, was that “difference of meaning correlates with difference of distribution.”</w:t>
      </w:r>
      <w:r>
        <w:rPr>
          <w:rStyle w:val="Rimandonotaapidipagina"/>
          <w:rFonts w:ascii="Times New Roman" w:hAnsi="Times New Roman" w:cs="Times New Roman"/>
          <w:sz w:val="23"/>
          <w:szCs w:val="23"/>
        </w:rPr>
        <w:footnoteReference w:id="43"/>
      </w:r>
      <w:r>
        <w:rPr>
          <w:rFonts w:ascii="Times New Roman" w:hAnsi="Times New Roman" w:cs="Times New Roman"/>
          <w:sz w:val="23"/>
          <w:szCs w:val="23"/>
        </w:rPr>
        <w:t xml:space="preserve"> Two words that differ in meaning will tend to differ in the environments in which they appear; two words that share distributional environments will tend to share aspects of meaning.</w:t>
      </w:r>
    </w:p>
    <w:p w14:paraId="45C44B5A"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claim is not that meaning </w:t>
      </w:r>
      <w:r>
        <w:rPr>
          <w:rFonts w:ascii="Times New Roman" w:hAnsi="Times New Roman" w:cs="Times New Roman"/>
          <w:i/>
          <w:sz w:val="23"/>
          <w:szCs w:val="23"/>
        </w:rPr>
        <w:t>is</w:t>
      </w:r>
      <w:r>
        <w:rPr>
          <w:rFonts w:ascii="Times New Roman" w:hAnsi="Times New Roman" w:cs="Times New Roman"/>
          <w:sz w:val="23"/>
          <w:szCs w:val="23"/>
        </w:rPr>
        <w:t xml:space="preserve"> distribution. Harris was careful to avoid the reductive identification. But the correlation he identified implies a procedure: if differences of meaning are systematically reflected in differences of distribution, then one can use the latter to discover the former. Distribution becomes the </w:t>
      </w:r>
      <w:r>
        <w:rPr>
          <w:rFonts w:ascii="Times New Roman" w:hAnsi="Times New Roman" w:cs="Times New Roman"/>
          <w:i/>
          <w:sz w:val="23"/>
          <w:szCs w:val="23"/>
        </w:rPr>
        <w:t>observable</w:t>
      </w:r>
      <w:r>
        <w:rPr>
          <w:rFonts w:ascii="Times New Roman" w:hAnsi="Times New Roman" w:cs="Times New Roman"/>
          <w:sz w:val="23"/>
          <w:szCs w:val="23"/>
        </w:rPr>
        <w:t xml:space="preserve"> correlate of the </w:t>
      </w:r>
      <w:r>
        <w:rPr>
          <w:rFonts w:ascii="Times New Roman" w:hAnsi="Times New Roman" w:cs="Times New Roman"/>
          <w:i/>
          <w:sz w:val="23"/>
          <w:szCs w:val="23"/>
        </w:rPr>
        <w:t>unobservable</w:t>
      </w:r>
      <w:r>
        <w:rPr>
          <w:rFonts w:ascii="Times New Roman" w:hAnsi="Times New Roman" w:cs="Times New Roman"/>
          <w:sz w:val="23"/>
          <w:szCs w:val="23"/>
        </w:rPr>
        <w:t xml:space="preserve"> phenomenon of meaning.</w:t>
      </w:r>
    </w:p>
    <w:p w14:paraId="168B904B"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theoretical ancestry of this insight is deeper than Harris himself made explicit. Magnus Sahlgren, in a careful reconstruction of the intellectual genealogy, has traced the distributional hypothesis back through Bloomfield and Harris to Ferdinand de Saussure.</w:t>
      </w:r>
      <w:r>
        <w:rPr>
          <w:rStyle w:val="Rimandonotaapidipagina"/>
          <w:rFonts w:ascii="Times New Roman" w:hAnsi="Times New Roman" w:cs="Times New Roman"/>
          <w:sz w:val="23"/>
          <w:szCs w:val="23"/>
        </w:rPr>
        <w:footnoteReference w:id="44"/>
      </w:r>
      <w:r>
        <w:rPr>
          <w:rFonts w:ascii="Times New Roman" w:hAnsi="Times New Roman" w:cs="Times New Roman"/>
          <w:sz w:val="23"/>
          <w:szCs w:val="23"/>
        </w:rPr>
        <w:t xml:space="preserve"> The </w:t>
      </w:r>
      <w:r>
        <w:rPr>
          <w:rFonts w:ascii="Times New Roman" w:hAnsi="Times New Roman" w:cs="Times New Roman"/>
          <w:i/>
          <w:sz w:val="23"/>
          <w:szCs w:val="23"/>
        </w:rPr>
        <w:t>Cours de linguistique générale</w:t>
      </w:r>
      <w:r>
        <w:rPr>
          <w:rFonts w:ascii="Times New Roman" w:hAnsi="Times New Roman" w:cs="Times New Roman"/>
          <w:sz w:val="23"/>
          <w:szCs w:val="23"/>
        </w:rPr>
        <w:t xml:space="preserve"> (1916) had introduced the concept of </w:t>
      </w:r>
      <w:r>
        <w:rPr>
          <w:rFonts w:ascii="Times New Roman" w:hAnsi="Times New Roman" w:cs="Times New Roman"/>
          <w:i/>
          <w:sz w:val="23"/>
          <w:szCs w:val="23"/>
        </w:rPr>
        <w:t>valeur</w:t>
      </w:r>
      <w:r>
        <w:rPr>
          <w:rFonts w:ascii="Times New Roman" w:hAnsi="Times New Roman" w:cs="Times New Roman"/>
          <w:sz w:val="23"/>
          <w:szCs w:val="23"/>
        </w:rPr>
        <w:t xml:space="preserve">: the value of a linguistic sign is not its referential content but its position within the system of signs. A sign has a </w:t>
      </w:r>
      <w:r>
        <w:rPr>
          <w:rFonts w:ascii="Times New Roman" w:hAnsi="Times New Roman" w:cs="Times New Roman"/>
          <w:i/>
          <w:sz w:val="23"/>
          <w:szCs w:val="23"/>
        </w:rPr>
        <w:t>valeur</w:t>
      </w:r>
      <w:r>
        <w:rPr>
          <w:rFonts w:ascii="Times New Roman" w:hAnsi="Times New Roman" w:cs="Times New Roman"/>
          <w:sz w:val="23"/>
          <w:szCs w:val="23"/>
        </w:rPr>
        <w:t xml:space="preserve"> “only by virtue of being different from the other signs.” In the language itself, Saussure argued, “there are only differences.”</w:t>
      </w:r>
      <w:r>
        <w:rPr>
          <w:rStyle w:val="Rimandonotaapidipagina"/>
          <w:rFonts w:ascii="Times New Roman" w:hAnsi="Times New Roman" w:cs="Times New Roman"/>
          <w:sz w:val="23"/>
          <w:szCs w:val="23"/>
        </w:rPr>
        <w:footnoteReference w:id="45"/>
      </w:r>
      <w:r>
        <w:rPr>
          <w:rFonts w:ascii="Times New Roman" w:hAnsi="Times New Roman" w:cs="Times New Roman"/>
          <w:sz w:val="23"/>
          <w:szCs w:val="23"/>
        </w:rPr>
        <w:t xml:space="preserve"> The example is well known: the French </w:t>
      </w:r>
      <w:r>
        <w:rPr>
          <w:rFonts w:ascii="Times New Roman" w:hAnsi="Times New Roman" w:cs="Times New Roman"/>
          <w:i/>
          <w:sz w:val="23"/>
          <w:szCs w:val="23"/>
        </w:rPr>
        <w:t>mouton</w:t>
      </w:r>
      <w:r>
        <w:rPr>
          <w:rFonts w:ascii="Times New Roman" w:hAnsi="Times New Roman" w:cs="Times New Roman"/>
          <w:sz w:val="23"/>
          <w:szCs w:val="23"/>
        </w:rPr>
        <w:t xml:space="preserve"> and the English </w:t>
      </w:r>
      <w:r>
        <w:rPr>
          <w:rFonts w:ascii="Times New Roman" w:hAnsi="Times New Roman" w:cs="Times New Roman"/>
          <w:i/>
          <w:sz w:val="23"/>
          <w:szCs w:val="23"/>
        </w:rPr>
        <w:t>sheep</w:t>
      </w:r>
      <w:r>
        <w:rPr>
          <w:rFonts w:ascii="Times New Roman" w:hAnsi="Times New Roman" w:cs="Times New Roman"/>
          <w:sz w:val="23"/>
          <w:szCs w:val="23"/>
        </w:rPr>
        <w:t xml:space="preserve"> may refer to the same animal, but they do not have the same </w:t>
      </w:r>
      <w:r>
        <w:rPr>
          <w:rFonts w:ascii="Times New Roman" w:hAnsi="Times New Roman" w:cs="Times New Roman"/>
          <w:i/>
          <w:sz w:val="23"/>
          <w:szCs w:val="23"/>
        </w:rPr>
        <w:t>valeur</w:t>
      </w:r>
      <w:r>
        <w:rPr>
          <w:rFonts w:ascii="Times New Roman" w:hAnsi="Times New Roman" w:cs="Times New Roman"/>
          <w:sz w:val="23"/>
          <w:szCs w:val="23"/>
        </w:rPr>
        <w:t xml:space="preserve">, because English draws a distinction between </w:t>
      </w:r>
      <w:r>
        <w:rPr>
          <w:rFonts w:ascii="Times New Roman" w:hAnsi="Times New Roman" w:cs="Times New Roman"/>
          <w:i/>
          <w:sz w:val="23"/>
          <w:szCs w:val="23"/>
        </w:rPr>
        <w:t>sheep</w:t>
      </w:r>
      <w:r>
        <w:rPr>
          <w:rFonts w:ascii="Times New Roman" w:hAnsi="Times New Roman" w:cs="Times New Roman"/>
          <w:sz w:val="23"/>
          <w:szCs w:val="23"/>
        </w:rPr>
        <w:t xml:space="preserve"> and </w:t>
      </w:r>
      <w:r>
        <w:rPr>
          <w:rFonts w:ascii="Times New Roman" w:hAnsi="Times New Roman" w:cs="Times New Roman"/>
          <w:i/>
          <w:sz w:val="23"/>
          <w:szCs w:val="23"/>
        </w:rPr>
        <w:t>mutton</w:t>
      </w:r>
      <w:r>
        <w:rPr>
          <w:rFonts w:ascii="Times New Roman" w:hAnsi="Times New Roman" w:cs="Times New Roman"/>
          <w:sz w:val="23"/>
          <w:szCs w:val="23"/>
        </w:rPr>
        <w:t xml:space="preserve"> that French does not. Meaning, for Saussure, is differential: it arises from the relations a sign entertains with all the other signs in the system, not from a direct link between word and world.</w:t>
      </w:r>
    </w:p>
    <w:p w14:paraId="032B4380"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This differential conception of meaning is the deep foundation of the distributional hypothesis. If meaning is constituted by relations of difference within a system (Saussure), and if those relations manifest themselves as patterns of distributional occurrence (Harris), then the observation of distributional patterns is an indirect observation of semantic structure. The distributional hypothesis, in its refined form, states that “a </w:t>
        <w:lastRenderedPageBreak/>
        <w:t>distributional model accumulated from co-occurrence information contains syntagmatic relations between words, while a distributional model accumulated from information about shared neighbors contains paradigmatic relations between words.”</w:t>
      </w:r>
      <w:r>
        <w:rPr>
          <w:rStyle w:val="Rimandonotaapidipagina"/>
          <w:rFonts w:ascii="Times New Roman" w:hAnsi="Times New Roman" w:cs="Times New Roman"/>
          <w:sz w:val="23"/>
          <w:szCs w:val="23"/>
        </w:rPr>
        <w:footnoteReference w:id="46"/>
      </w:r>
      <w:r>
        <w:rPr>
          <w:rFonts w:ascii="Times New Roman" w:hAnsi="Times New Roman" w:cs="Times New Roman"/>
          <w:sz w:val="23"/>
          <w:szCs w:val="23"/>
        </w:rPr>
        <w:t xml:space="preserve"> Co-occurrence captures which words combine (the </w:t>
      </w:r>
      <w:r>
        <w:rPr>
          <w:rFonts w:ascii="Times New Roman" w:hAnsi="Times New Roman" w:cs="Times New Roman"/>
          <w:i/>
          <w:sz w:val="23"/>
          <w:szCs w:val="23"/>
        </w:rPr>
        <w:t>syntagmatic</w:t>
      </w:r>
      <w:r>
        <w:rPr>
          <w:rFonts w:ascii="Times New Roman" w:hAnsi="Times New Roman" w:cs="Times New Roman"/>
          <w:sz w:val="23"/>
          <w:szCs w:val="23"/>
        </w:rPr>
        <w:t xml:space="preserve"> axis); shared context captures which words are interchangeable (the </w:t>
      </w:r>
      <w:r>
        <w:rPr>
          <w:rFonts w:ascii="Times New Roman" w:hAnsi="Times New Roman" w:cs="Times New Roman"/>
          <w:i/>
          <w:sz w:val="23"/>
          <w:szCs w:val="23"/>
        </w:rPr>
        <w:t>paradigmatic</w:t>
      </w:r>
      <w:r>
        <w:rPr>
          <w:rFonts w:ascii="Times New Roman" w:hAnsi="Times New Roman" w:cs="Times New Roman"/>
          <w:sz w:val="23"/>
          <w:szCs w:val="23"/>
        </w:rPr>
        <w:t xml:space="preserve"> axis). Both are dimensions of meaning in the Saussurean sense.</w:t>
      </w:r>
    </w:p>
    <w:p w14:paraId="2DC92618"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philosophical chain, then, is this: meaning is use (Wittgenstein); use manifests as observable patterns of co-occurrence (Firth); those patterns exhibit a distributional structure that correlates with semantic structure (Harris); and the theoretical foundation for this correlation lies in the differential, relational nature of linguistic meaning itself (Saussure). None of these thinkers had the computational tools to exploit the convergence. But the conceptual apparatus was in place.</w:t>
      </w:r>
    </w:p>
    <w:p w14:paraId="18C74116"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24" w:name="the-prehistory-of-meaning-as-space"/>
      <w:r>
        <w:rPr>
          <w:rFonts w:ascii="Times New Roman" w:hAnsi="Times New Roman" w:cs="Times New Roman"/>
          <w:b/>
          <w:bCs w:val="0"/>
          <w:color w:val="000000" w:themeColor="text1"/>
          <w:sz w:val="23"/>
          <w:szCs w:val="23"/>
        </w:rPr>
        <w:t>The prehistory of meaning as space</w:t>
      </w:r>
      <w:bookmarkEnd w:id="24"/>
    </w:p>
    <w:p w14:paraId="2F18B5B8"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 xml:space="preserve">Before the computational revolution made it possible to construct high-dimensional semantic spaces from distributional data, one attempt had already been made to subject meaning to spatial representation. In 1957, the same year in which Firth published his “Synopsis,” Charles Osgood, George Suci, and Percy Tannenbaum published </w:t>
      </w:r>
      <w:r>
        <w:rPr>
          <w:rFonts w:ascii="Times New Roman" w:hAnsi="Times New Roman" w:cs="Times New Roman"/>
          <w:i/>
          <w:sz w:val="23"/>
          <w:szCs w:val="23"/>
        </w:rPr>
        <w:t>The Measurement of Meaning</w:t>
      </w:r>
      <w:r>
        <w:rPr>
          <w:rFonts w:ascii="Times New Roman" w:hAnsi="Times New Roman" w:cs="Times New Roman"/>
          <w:sz w:val="23"/>
          <w:szCs w:val="23"/>
        </w:rPr>
        <w:t>. The book opened with a diagnostic that could serve as the epigraph of the present chapter: “Apart from the studies to be reported here, there have been few, if any, systematic attempts to subject meaning to quantitative measurement.”</w:t>
      </w:r>
      <w:r>
        <w:rPr>
          <w:rStyle w:val="Rimandonotaapidipagina"/>
          <w:rFonts w:ascii="Times New Roman" w:hAnsi="Times New Roman" w:cs="Times New Roman"/>
          <w:sz w:val="23"/>
          <w:szCs w:val="23"/>
        </w:rPr>
        <w:footnoteReference w:id="47"/>
      </w:r>
    </w:p>
    <w:p w14:paraId="62002DAE"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Osgood’s method, the </w:t>
      </w:r>
      <w:r>
        <w:rPr>
          <w:rFonts w:ascii="Times New Roman" w:hAnsi="Times New Roman" w:cs="Times New Roman"/>
          <w:i/>
          <w:sz w:val="23"/>
          <w:szCs w:val="23"/>
        </w:rPr>
        <w:t>semantic differential</w:t>
      </w:r>
      <w:r>
        <w:rPr>
          <w:rFonts w:ascii="Times New Roman" w:hAnsi="Times New Roman" w:cs="Times New Roman"/>
          <w:sz w:val="23"/>
          <w:szCs w:val="23"/>
        </w:rPr>
        <w:t xml:space="preserve">, asked subjects to rate concepts on a series of bipolar scales (good-bad, strong-weak, active-passive, and dozens of others). Factor analysis applied to the resulting data consistently yielded three principal dimensions, which Osgood labelled </w:t>
      </w:r>
      <w:r>
        <w:rPr>
          <w:rFonts w:ascii="Times New Roman" w:hAnsi="Times New Roman" w:cs="Times New Roman"/>
          <w:i/>
          <w:sz w:val="23"/>
          <w:szCs w:val="23"/>
        </w:rPr>
        <w:t>evaluation</w:t>
      </w:r>
      <w:r>
        <w:rPr>
          <w:rFonts w:ascii="Times New Roman" w:hAnsi="Times New Roman" w:cs="Times New Roman"/>
          <w:sz w:val="23"/>
          <w:szCs w:val="23"/>
        </w:rPr>
        <w:t xml:space="preserve">, </w:t>
      </w:r>
      <w:r>
        <w:rPr>
          <w:rFonts w:ascii="Times New Roman" w:hAnsi="Times New Roman" w:cs="Times New Roman"/>
          <w:i/>
          <w:sz w:val="23"/>
          <w:szCs w:val="23"/>
        </w:rPr>
        <w:t>potency</w:t>
      </w:r>
      <w:r>
        <w:rPr>
          <w:rFonts w:ascii="Times New Roman" w:hAnsi="Times New Roman" w:cs="Times New Roman"/>
          <w:sz w:val="23"/>
          <w:szCs w:val="23"/>
        </w:rPr>
        <w:t xml:space="preserve">, and </w:t>
      </w:r>
      <w:r>
        <w:rPr>
          <w:rFonts w:ascii="Times New Roman" w:hAnsi="Times New Roman" w:cs="Times New Roman"/>
          <w:i/>
          <w:sz w:val="23"/>
          <w:szCs w:val="23"/>
        </w:rPr>
        <w:t>activity</w:t>
      </w:r>
      <w:r>
        <w:rPr>
          <w:rFonts w:ascii="Times New Roman" w:hAnsi="Times New Roman" w:cs="Times New Roman"/>
          <w:sz w:val="23"/>
          <w:szCs w:val="23"/>
        </w:rPr>
        <w:t>. A concept could thus be located in a three-dimensional semantic space, and the distance between two concepts in that space could be computed and compared. The geometric intuition was correct: meaning can be represented as position in a space, and semantic similarity can be measured as spatial proximity. What was missing was both the dimensionality and the data. Three dimensions, however robust across cultures, cannot capture the complexity of an entire vocabulary. And the data, gathered through controlled experiments with human subjects, could not scale beyond a few hundred concepts.</w:t>
      </w:r>
    </w:p>
    <w:p w14:paraId="3BE5643F"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gap between Osgood’s intuition and its full realisation would persist for more than half a century. What closed it was not a conceptual advance but an engineering one.</w:t>
      </w:r>
    </w:p>
    <w:p w14:paraId="6A439E46"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25" w:name="the-computational-revolution"/>
      <w:r>
        <w:rPr>
          <w:rFonts w:ascii="Times New Roman" w:hAnsi="Times New Roman" w:cs="Times New Roman"/>
          <w:b/>
          <w:bCs w:val="0"/>
          <w:color w:val="000000" w:themeColor="text1"/>
          <w:sz w:val="23"/>
          <w:szCs w:val="23"/>
        </w:rPr>
        <w:t>The computational revolution</w:t>
      </w:r>
      <w:bookmarkEnd w:id="25"/>
    </w:p>
    <w:p w14:paraId="3F1BD805"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In 2013, Tomas Mikolov and his collaborators at Google published a paper that transformed the distributional hypothesis from a theoretical principle into a practical instrument. Their model, word2vec, learned vector representations of words from large text corpora by training a shallow neural network to predict either a word from its context (the Continuous Bag-of-Words architecture) or the context from a word (the Skip-gram architecture).</w:t>
      </w:r>
      <w:r>
        <w:rPr>
          <w:rStyle w:val="Rimandonotaapidipagina"/>
          <w:rFonts w:ascii="Times New Roman" w:hAnsi="Times New Roman" w:cs="Times New Roman"/>
          <w:sz w:val="23"/>
          <w:szCs w:val="23"/>
        </w:rPr>
        <w:footnoteReference w:id="48"/>
      </w:r>
      <w:r>
        <w:rPr>
          <w:rFonts w:ascii="Times New Roman" w:hAnsi="Times New Roman" w:cs="Times New Roman"/>
          <w:sz w:val="23"/>
          <w:szCs w:val="23"/>
        </w:rPr>
        <w:t xml:space="preserve"> The resulting vectors exhibited a remarkable property: semantic relations between words were preserved as geometric relations between vectors. The now-iconic demonstration was that </w:t>
      </w:r>
      <w:r>
        <w:rPr>
          <w:rFonts w:ascii="Times New Roman" w:hAnsi="Times New Roman" w:cs="Times New Roman"/>
          <w:i/>
          <w:sz w:val="23"/>
          <w:szCs w:val="23"/>
        </w:rPr>
        <w:t>vector</w:t>
      </w:r>
      <w:r>
        <w:rPr>
          <w:rFonts w:ascii="Times New Roman" w:hAnsi="Times New Roman" w:cs="Times New Roman"/>
          <w:sz w:val="23"/>
          <w:szCs w:val="23"/>
        </w:rPr>
        <w:t xml:space="preserve">(“King”) − </w:t>
      </w:r>
      <w:r>
        <w:rPr>
          <w:rFonts w:ascii="Times New Roman" w:hAnsi="Times New Roman" w:cs="Times New Roman"/>
          <w:i/>
          <w:sz w:val="23"/>
          <w:szCs w:val="23"/>
        </w:rPr>
        <w:t>vector</w:t>
      </w:r>
      <w:r>
        <w:rPr>
          <w:rFonts w:ascii="Times New Roman" w:hAnsi="Times New Roman" w:cs="Times New Roman"/>
          <w:sz w:val="23"/>
          <w:szCs w:val="23"/>
        </w:rPr>
        <w:t xml:space="preserve">(“Man”) + </w:t>
      </w:r>
      <w:r>
        <w:rPr>
          <w:rFonts w:ascii="Times New Roman" w:hAnsi="Times New Roman" w:cs="Times New Roman"/>
          <w:i/>
          <w:sz w:val="23"/>
          <w:szCs w:val="23"/>
        </w:rPr>
        <w:t>vector</w:t>
      </w:r>
      <w:r>
        <w:rPr>
          <w:rFonts w:ascii="Times New Roman" w:hAnsi="Times New Roman" w:cs="Times New Roman"/>
          <w:sz w:val="23"/>
          <w:szCs w:val="23"/>
        </w:rPr>
        <w:t xml:space="preserve">(“Woman”) yielded a vector closest to </w:t>
      </w:r>
      <w:r>
        <w:rPr>
          <w:rFonts w:ascii="Times New Roman" w:hAnsi="Times New Roman" w:cs="Times New Roman"/>
          <w:i/>
          <w:sz w:val="23"/>
          <w:szCs w:val="23"/>
        </w:rPr>
        <w:lastRenderedPageBreak/>
        <w:t>vector</w:t>
      </w:r>
      <w:r>
        <w:rPr>
          <w:rFonts w:ascii="Times New Roman" w:hAnsi="Times New Roman" w:cs="Times New Roman"/>
          <w:sz w:val="23"/>
          <w:szCs w:val="23"/>
        </w:rPr>
        <w:t>(“Queen”).</w:t>
      </w:r>
      <w:r>
        <w:rPr>
          <w:rStyle w:val="Rimandonotaapidipagina"/>
          <w:rFonts w:ascii="Times New Roman" w:hAnsi="Times New Roman" w:cs="Times New Roman"/>
          <w:sz w:val="23"/>
          <w:szCs w:val="23"/>
        </w:rPr>
        <w:footnoteReference w:id="49"/>
      </w:r>
      <w:r>
        <w:rPr>
          <w:rFonts w:ascii="Times New Roman" w:hAnsi="Times New Roman" w:cs="Times New Roman"/>
          <w:sz w:val="23"/>
          <w:szCs w:val="23"/>
        </w:rPr>
        <w:t xml:space="preserve"> The relation between “King” and “Man” (gender) was captured as a direction in the vector space, and this direction could be composed algebraically with other relations. Meaning, at least in its relational aspect, had become computable.</w:t>
      </w:r>
    </w:p>
    <w:p w14:paraId="2A3B0392"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following years brought a series of architectural advances. Pennington, Socher, and Manning (2014) developed GloVe, which combined local context windows with global co-occurrence statistics.</w:t>
      </w:r>
      <w:r>
        <w:rPr>
          <w:rStyle w:val="Rimandonotaapidipagina"/>
          <w:rFonts w:ascii="Times New Roman" w:hAnsi="Times New Roman" w:cs="Times New Roman"/>
          <w:sz w:val="23"/>
          <w:szCs w:val="23"/>
        </w:rPr>
        <w:footnoteReference w:id="50"/>
      </w:r>
      <w:r>
        <w:rPr>
          <w:rFonts w:ascii="Times New Roman" w:hAnsi="Times New Roman" w:cs="Times New Roman"/>
          <w:sz w:val="23"/>
          <w:szCs w:val="23"/>
        </w:rPr>
        <w:t xml:space="preserve"> Vaswani and colleagues (2017) introduced the Transformer architecture, whose self-attention mechanism allowed the model to attend selectively to different parts of the input, enabling richer contextual representations.</w:t>
      </w:r>
      <w:r>
        <w:rPr>
          <w:rStyle w:val="Rimandonotaapidipagina"/>
          <w:rFonts w:ascii="Times New Roman" w:hAnsi="Times New Roman" w:cs="Times New Roman"/>
          <w:sz w:val="23"/>
          <w:szCs w:val="23"/>
        </w:rPr>
        <w:footnoteReference w:id="51"/>
      </w:r>
      <w:r>
        <w:rPr>
          <w:rFonts w:ascii="Times New Roman" w:hAnsi="Times New Roman" w:cs="Times New Roman"/>
          <w:sz w:val="23"/>
          <w:szCs w:val="23"/>
        </w:rPr>
        <w:t xml:space="preserve"> Devlin and colleagues (2019) built upon the Transformer to produce BERT, a model that generated </w:t>
      </w:r>
      <w:r>
        <w:rPr>
          <w:rFonts w:ascii="Times New Roman" w:hAnsi="Times New Roman" w:cs="Times New Roman"/>
          <w:i/>
          <w:sz w:val="23"/>
          <w:szCs w:val="23"/>
        </w:rPr>
        <w:t>contextual</w:t>
      </w:r>
      <w:r>
        <w:rPr>
          <w:rFonts w:ascii="Times New Roman" w:hAnsi="Times New Roman" w:cs="Times New Roman"/>
          <w:sz w:val="23"/>
          <w:szCs w:val="23"/>
        </w:rPr>
        <w:t xml:space="preserve"> representations: unlike word2vec, where each word has a single fixed vector, BERT assigns different vectors to the same word in different contexts, capturing polysemy and contextual modulation.</w:t>
      </w:r>
      <w:r>
        <w:rPr>
          <w:rStyle w:val="Rimandonotaapidipagina"/>
          <w:rFonts w:ascii="Times New Roman" w:hAnsi="Times New Roman" w:cs="Times New Roman"/>
          <w:sz w:val="23"/>
          <w:szCs w:val="23"/>
        </w:rPr>
        <w:footnoteReference w:id="52"/>
      </w:r>
      <w:r>
        <w:rPr>
          <w:rFonts w:ascii="Times New Roman" w:hAnsi="Times New Roman" w:cs="Times New Roman"/>
          <w:sz w:val="23"/>
          <w:szCs w:val="23"/>
        </w:rPr>
        <w:t xml:space="preserve"> Reimers and Gurevych (2019) further adapted BERT to produce Sentence-BERT, which generates dense vector representations not of individual words but of entire sentences, making it possible to represent complex semantic units as points in a shared embedding space.</w:t>
      </w:r>
      <w:r>
        <w:rPr>
          <w:rStyle w:val="Rimandonotaapidipagina"/>
          <w:rFonts w:ascii="Times New Roman" w:hAnsi="Times New Roman" w:cs="Times New Roman"/>
          <w:sz w:val="23"/>
          <w:szCs w:val="23"/>
        </w:rPr>
        <w:footnoteReference w:id="53"/>
      </w:r>
    </w:p>
    <w:p w14:paraId="3504C404"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technical details of these architectures belong to Chapter 2. What matters here is the epistemological import. Each of these models is an implementation, at increasing levels of sophistication, of the distributional hypothesis: meaning is captured by observing patterns of co-occurrence in large corpora. The resulting representations are geometric: every word, every sentence, occupies a position in a high-dimensional space, and the distances and directions in that space encode semantic relations. Osgood’s three-dimensional semantic space has become a space of 768 or 1024 dimensions; his hundreds of experimentally rated concepts have become hundreds of thousands of words represented automatically from billions of sentences. The intuition is the same; the scale is transformed.</w:t>
      </w:r>
    </w:p>
    <w:p w14:paraId="12E0AE57"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26" w:name="embedding-spaces-as-objects-of-study"/>
      <w:r>
        <w:rPr>
          <w:rFonts w:ascii="Times New Roman" w:hAnsi="Times New Roman" w:cs="Times New Roman"/>
          <w:b/>
          <w:bCs w:val="0"/>
          <w:color w:val="000000" w:themeColor="text1"/>
          <w:sz w:val="23"/>
          <w:szCs w:val="23"/>
        </w:rPr>
        <w:t>Embedding spaces as objects of study</w:t>
      </w:r>
      <w:bookmarkEnd w:id="26"/>
    </w:p>
    <w:p w14:paraId="508CEDC3" w14:textId="77777777" w:rsidR="006953A9" w:rsidRPr="009E0CF1" w:rsidRDefault="00000000" w:rsidP="009E0CF1">
      <w:pPr>
        <w:pStyle w:val="FirstParagraph"/>
        <w:spacing w:before="0"/>
        <w:jc w:val="both"/>
        <w:rPr>
          <w:rFonts w:ascii="Times New Roman" w:hAnsi="Times New Roman" w:cs="Times New Roman"/>
          <w:sz w:val="23"/>
          <w:szCs w:val="23"/>
        </w:rPr>
      </w:pPr>
      <w:ins w:id="27" w:author="SAPG" w:date="2026-03-26T00:00:00Z">
        <w:r>
          <w:rPr>
            <w:rFonts w:ascii="Times New Roman" w:hAnsi="Times New Roman" w:cs="Times New Roman"/>
            <w:sz w:val="23"/>
            <w:szCs w:val="23"/>
          </w:rPr>
          <w:t xml:space="preserve">The distributional hypothesis and its computational implementations have, so far, provided the engineering. What remains is the epistemic reorientation that makes this engineering relevant for legal methodology. The tools described above were developed, and are overwhelmingly used, to perform tasks: classify documents, translate sentences, retrieve information. For the argument of this thesis, what matters is not what these tools can do but what they inadvertently reveal about the communities that produced their training data. </w:t>
        </w:r>
      </w:ins>
      <w:r>
        <w:rPr>
          <w:rFonts w:ascii="Times New Roman" w:hAnsi="Times New Roman" w:cs="Times New Roman"/>
          <w:sz w:val="23"/>
          <w:szCs w:val="23"/>
        </w:rPr>
        <w:t>A decisive shift occurred when researchers began to treat embedding spaces not as tools for performing tasks, but as objects of study in their own right. The standard use of word embeddings in natural language processing is instrumental: the model is trained to perform a downstream task (translation, classification, retrieval), and its internal representations are means to that end. The epistemic turn consists in inverting the question: instead of asking “what can the model do?”, one asks “what does the model know, and where does this knowledge come from?”</w:t>
      </w:r>
    </w:p>
    <w:p w14:paraId="498A277C"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answer, demonstrated by a series of studies in the social sciences, is that embedding spaces encode the cultural structure of the communities that produced the training text. Kozlowski, Taddy, and Evans (2019) showed that dimensions induced by word differences in embedding spaces, such as </w:t>
      </w:r>
      <w:r>
        <w:rPr>
          <w:rFonts w:ascii="Times New Roman" w:hAnsi="Times New Roman" w:cs="Times New Roman"/>
          <w:i/>
          <w:sz w:val="23"/>
          <w:szCs w:val="23"/>
        </w:rPr>
        <w:t>man</w:t>
      </w:r>
      <w:r>
        <w:rPr>
          <w:rFonts w:ascii="Times New Roman" w:hAnsi="Times New Roman" w:cs="Times New Roman"/>
          <w:sz w:val="23"/>
          <w:szCs w:val="23"/>
        </w:rPr>
        <w:t xml:space="preserve"> − </w:t>
      </w:r>
      <w:r>
        <w:rPr>
          <w:rFonts w:ascii="Times New Roman" w:hAnsi="Times New Roman" w:cs="Times New Roman"/>
          <w:i/>
          <w:sz w:val="23"/>
          <w:szCs w:val="23"/>
        </w:rPr>
        <w:t>woman</w:t>
      </w:r>
      <w:r>
        <w:rPr>
          <w:rFonts w:ascii="Times New Roman" w:hAnsi="Times New Roman" w:cs="Times New Roman"/>
          <w:sz w:val="23"/>
          <w:szCs w:val="23"/>
        </w:rPr>
        <w:t xml:space="preserve">, </w:t>
      </w:r>
      <w:r>
        <w:rPr>
          <w:rFonts w:ascii="Times New Roman" w:hAnsi="Times New Roman" w:cs="Times New Roman"/>
          <w:i/>
          <w:sz w:val="23"/>
          <w:szCs w:val="23"/>
        </w:rPr>
        <w:t>rich</w:t>
      </w:r>
      <w:r>
        <w:rPr>
          <w:rFonts w:ascii="Times New Roman" w:hAnsi="Times New Roman" w:cs="Times New Roman"/>
          <w:sz w:val="23"/>
          <w:szCs w:val="23"/>
        </w:rPr>
        <w:t xml:space="preserve"> − </w:t>
      </w:r>
      <w:r>
        <w:rPr>
          <w:rFonts w:ascii="Times New Roman" w:hAnsi="Times New Roman" w:cs="Times New Roman"/>
          <w:i/>
          <w:sz w:val="23"/>
          <w:szCs w:val="23"/>
        </w:rPr>
        <w:lastRenderedPageBreak/>
        <w:t>poor</w:t>
      </w:r>
      <w:r>
        <w:rPr>
          <w:rFonts w:ascii="Times New Roman" w:hAnsi="Times New Roman" w:cs="Times New Roman"/>
          <w:sz w:val="23"/>
          <w:szCs w:val="23"/>
        </w:rPr>
        <w:t xml:space="preserve">, </w:t>
      </w:r>
      <w:r>
        <w:rPr>
          <w:rFonts w:ascii="Times New Roman" w:hAnsi="Times New Roman" w:cs="Times New Roman"/>
          <w:i/>
          <w:sz w:val="23"/>
          <w:szCs w:val="23"/>
        </w:rPr>
        <w:t>black</w:t>
      </w:r>
      <w:r>
        <w:rPr>
          <w:rFonts w:ascii="Times New Roman" w:hAnsi="Times New Roman" w:cs="Times New Roman"/>
          <w:sz w:val="23"/>
          <w:szCs w:val="23"/>
        </w:rPr>
        <w:t xml:space="preserve"> − </w:t>
      </w:r>
      <w:r>
        <w:rPr>
          <w:rFonts w:ascii="Times New Roman" w:hAnsi="Times New Roman" w:cs="Times New Roman"/>
          <w:i/>
          <w:sz w:val="23"/>
          <w:szCs w:val="23"/>
        </w:rPr>
        <w:t>white</w:t>
      </w:r>
      <w:r>
        <w:rPr>
          <w:rFonts w:ascii="Times New Roman" w:hAnsi="Times New Roman" w:cs="Times New Roman"/>
          <w:sz w:val="23"/>
          <w:szCs w:val="23"/>
        </w:rPr>
        <w:t>, “closely correspond to dimensions of cultural meaning.”</w:t>
      </w:r>
      <w:r>
        <w:rPr>
          <w:rStyle w:val="Rimandonotaapidipagina"/>
          <w:rFonts w:ascii="Times New Roman" w:hAnsi="Times New Roman" w:cs="Times New Roman"/>
          <w:sz w:val="23"/>
          <w:szCs w:val="23"/>
        </w:rPr>
        <w:footnoteReference w:id="54"/>
      </w:r>
      <w:r>
        <w:rPr>
          <w:rFonts w:ascii="Times New Roman" w:hAnsi="Times New Roman" w:cs="Times New Roman"/>
          <w:sz w:val="23"/>
          <w:szCs w:val="23"/>
        </w:rPr>
        <w:t xml:space="preserve"> Projecting occupation names onto a gender dimension, they found that traditionally feminine occupations (“nurse,” “nanny”) were positioned at one end and traditionally masculine occupations (“engineer,” “lawyer”) at the other. The embedding space did not merely record which words co-occur; it had absorbed the social structure of gender as a geometric property of its internal representation. Kozlowski and colleagues concluded with a call for “high-dimensional theorizing” of meanings, identities, and cultural processes, arguing that the complexity of cultural phenomena requires instruments with corresponding dimensionality.</w:t>
      </w:r>
      <w:r>
        <w:rPr>
          <w:rStyle w:val="Rimandonotaapidipagina"/>
          <w:rFonts w:ascii="Times New Roman" w:hAnsi="Times New Roman" w:cs="Times New Roman"/>
          <w:sz w:val="23"/>
          <w:szCs w:val="23"/>
        </w:rPr>
        <w:footnoteReference w:id="55"/>
      </w:r>
    </w:p>
    <w:p w14:paraId="54198B20"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Caliskan, Bryson, and Narayanan (2017), in a paper published in </w:t>
      </w:r>
      <w:r>
        <w:rPr>
          <w:rFonts w:ascii="Times New Roman" w:hAnsi="Times New Roman" w:cs="Times New Roman"/>
          <w:i/>
          <w:sz w:val="23"/>
          <w:szCs w:val="23"/>
        </w:rPr>
        <w:t>Science</w:t>
      </w:r>
      <w:r>
        <w:rPr>
          <w:rFonts w:ascii="Times New Roman" w:hAnsi="Times New Roman" w:cs="Times New Roman"/>
          <w:sz w:val="23"/>
          <w:szCs w:val="23"/>
        </w:rPr>
        <w:t>, provided perhaps the most striking demonstration. They developed the Word Embedding Association Test (WEAT), a statistical procedure analogous to the Implicit Association Test used in social psychology, and applied it to GloVe embeddings trained on a standard web corpus. The result was that every human bias tested, from the innocuous (flowers are more pleasant than insects) to the socially consequential (European-American names are more associated with “pleasant” attributes than African-American names), was replicated in the embedding space. Their conclusion was direct: “text corpora contain recoverable and accurate imprints of our historic biases.”</w:t>
      </w:r>
      <w:r>
        <w:rPr>
          <w:rStyle w:val="Rimandonotaapidipagina"/>
          <w:rFonts w:ascii="Times New Roman" w:hAnsi="Times New Roman" w:cs="Times New Roman"/>
          <w:sz w:val="23"/>
          <w:szCs w:val="23"/>
        </w:rPr>
        <w:footnoteReference w:id="56"/>
      </w:r>
      <w:r>
        <w:rPr>
          <w:rFonts w:ascii="Times New Roman" w:hAnsi="Times New Roman" w:cs="Times New Roman"/>
          <w:sz w:val="23"/>
          <w:szCs w:val="23"/>
        </w:rPr>
        <w:t xml:space="preserve"> The word embeddings, they noted, “know” these associations “with no direct experience of the world, and no representation of semantics other than the implicit metrics of words’ co-occurrence statistics with other nearby words.”</w:t>
      </w:r>
      <w:r>
        <w:rPr>
          <w:rStyle w:val="Rimandonotaapidipagina"/>
          <w:rFonts w:ascii="Times New Roman" w:hAnsi="Times New Roman" w:cs="Times New Roman"/>
          <w:sz w:val="23"/>
          <w:szCs w:val="23"/>
        </w:rPr>
        <w:footnoteReference w:id="57"/>
      </w:r>
      <w:r>
        <w:rPr>
          <w:rFonts w:ascii="Times New Roman" w:hAnsi="Times New Roman" w:cs="Times New Roman"/>
          <w:sz w:val="23"/>
          <w:szCs w:val="23"/>
        </w:rPr>
        <w:t xml:space="preserve"> The model is not a mind; it is a statistical summary of a community’s linguistic practices. And that summary, precisely because it is statistical rather than interpretive, is systematic, replicable, and measurable.</w:t>
      </w:r>
    </w:p>
    <w:p w14:paraId="72FB249C"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Garg, Schiebinger, Jurafsky, and Zou (2018) extended the analysis diachronically, training embeddings on text corpora spanning more than a century and tracking the evolution of gender and ethnic stereotypes over time. They validated their measurements against historical US Census data, showing that changes in embedding bias tracked changes in occupational demographics.</w:t>
      </w:r>
      <w:r>
        <w:rPr>
          <w:rStyle w:val="Rimandonotaapidipagina"/>
          <w:rFonts w:ascii="Times New Roman" w:hAnsi="Times New Roman" w:cs="Times New Roman"/>
          <w:sz w:val="23"/>
          <w:szCs w:val="23"/>
        </w:rPr>
        <w:footnoteReference w:id="58"/>
      </w:r>
      <w:r>
        <w:rPr>
          <w:rFonts w:ascii="Times New Roman" w:hAnsi="Times New Roman" w:cs="Times New Roman"/>
          <w:sz w:val="23"/>
          <w:szCs w:val="23"/>
        </w:rPr>
        <w:t xml:space="preserve"> The embedding was not merely a record of language; it was a “quantitative lens” through which real-world social phenomena could be observed indirectly through their linguistic traces.</w:t>
      </w:r>
      <w:r>
        <w:rPr>
          <w:rStyle w:val="Rimandonotaapidipagina"/>
          <w:rFonts w:ascii="Times New Roman" w:hAnsi="Times New Roman" w:cs="Times New Roman"/>
          <w:sz w:val="23"/>
          <w:szCs w:val="23"/>
        </w:rPr>
        <w:footnoteReference w:id="59"/>
      </w:r>
    </w:p>
    <w:p w14:paraId="27B87AA5"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Two further programmes deserve mention. Hamilton, Leskovec, and Jurafsky (2016) used diachronic word embeddings to track semantic change over centuries, demonstrating that the laws of semantic drift are statistically regular and that embedding models can detect shifts invisible to the naked philological eye.</w:t>
      </w:r>
      <w:r>
        <w:rPr>
          <w:rStyle w:val="Rimandonotaapidipagina"/>
          <w:rFonts w:ascii="Times New Roman" w:hAnsi="Times New Roman" w:cs="Times New Roman"/>
          <w:sz w:val="23"/>
          <w:szCs w:val="23"/>
        </w:rPr>
        <w:footnoteReference w:id="60"/>
      </w:r>
      <w:r>
        <w:rPr>
          <w:rFonts w:ascii="Times New Roman" w:hAnsi="Times New Roman" w:cs="Times New Roman"/>
          <w:sz w:val="23"/>
          <w:szCs w:val="23"/>
        </w:rPr>
        <w:t xml:space="preserve"> Bolukbasi, Chang, Zou, Saliga, and Kalai (2016) approached the same phenomenon from the opposite direction, developing methods to “debias” word embeddings by removing gender-associated components from the vector space.</w:t>
      </w:r>
      <w:r>
        <w:rPr>
          <w:rStyle w:val="Rimandonotaapidipagina"/>
          <w:rFonts w:ascii="Times New Roman" w:hAnsi="Times New Roman" w:cs="Times New Roman"/>
          <w:sz w:val="23"/>
          <w:szCs w:val="23"/>
        </w:rPr>
        <w:footnoteReference w:id="61"/>
      </w:r>
      <w:r>
        <w:rPr>
          <w:rFonts w:ascii="Times New Roman" w:hAnsi="Times New Roman" w:cs="Times New Roman"/>
          <w:sz w:val="23"/>
          <w:szCs w:val="23"/>
        </w:rPr>
        <w:t xml:space="preserve"> The debiasing programme treats the cultural information encoded in embeddings as </w:t>
        <w:lastRenderedPageBreak/>
        <w:t>a defect to be corrected. From the perspective of the present inquiry, the same information is not a defect but a datum: it is precisely because embeddings absorb the semantic structure of their training community that they can serve as instruments of measurement for that community’s conceptual organisation.</w:t>
      </w:r>
    </w:p>
    <w:p w14:paraId="6B45DD16"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These social-science applications establish a precedent that the present thesis extends to the legal domain. If embedding spaces can serve as instruments of measurement for cultural phenomena such as gender stereotypes (Caliskan), class associations (Kozlowski), and historical semantic change (Hamilton, Garg), the question for legal methodology is whether they can serve the same function for legal meaning. Is the semantic organisation of legal concepts, as it emerges from the practices of a legal community, observable in the geometry of an embedding space trained on that community’s texts?</w:t>
      </w:r>
    </w:p>
    <w:p w14:paraId="723F8A54"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28" w:name="the-comparability-problem"/>
      <w:r>
        <w:rPr>
          <w:rFonts w:ascii="Times New Roman" w:hAnsi="Times New Roman" w:cs="Times New Roman"/>
          <w:b/>
          <w:bCs w:val="0"/>
          <w:color w:val="000000" w:themeColor="text1"/>
          <w:sz w:val="23"/>
          <w:szCs w:val="23"/>
        </w:rPr>
        <w:t>The comparability problem</w:t>
      </w:r>
      <w:bookmarkEnd w:id="28"/>
    </w:p>
    <w:p w14:paraId="0AAAA397"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 xml:space="preserve">The question, however, immediately encounters an obstacle. If different embedding models produce different spaces, with different dimensionalities and arbitrarily oriented axes, the vectors generated by one model cannot be directly compared to the vectors generated by another. The representations are incommensurable as mathematical objects. How, then, can one compare the semantic organisation captured by independently trained models? Can the </w:t>
      </w:r>
      <w:r>
        <w:rPr>
          <w:rFonts w:ascii="Times New Roman" w:hAnsi="Times New Roman" w:cs="Times New Roman"/>
          <w:i/>
          <w:sz w:val="23"/>
          <w:szCs w:val="23"/>
        </w:rPr>
        <w:t>structure</w:t>
      </w:r>
      <w:r>
        <w:rPr>
          <w:rFonts w:ascii="Times New Roman" w:hAnsi="Times New Roman" w:cs="Times New Roman"/>
          <w:sz w:val="23"/>
          <w:szCs w:val="23"/>
        </w:rPr>
        <w:t xml:space="preserve"> of one space be compared to the structure of another, even when the spaces themselves share no common coordinates? This is the problem that the next section addresses.</w:t>
      </w:r>
    </w:p>
    <w:p w14:paraId="4F52A10F" w14:textId="1E1CF9FD" w:rsidR="006953A9" w:rsidRPr="009E0CF1" w:rsidRDefault="00000000" w:rsidP="009E0CF1">
      <w:pPr>
        <w:pStyle w:val="Titolo3"/>
        <w:spacing w:before="0" w:after="240"/>
        <w:rPr>
          <w:rFonts w:ascii="Times New Roman" w:hAnsi="Times New Roman" w:cs="Times New Roman"/>
          <w:color w:val="000000" w:themeColor="text1"/>
          <w:sz w:val="23"/>
          <w:szCs w:val="23"/>
        </w:rPr>
      </w:pPr>
      <w:bookmarkStart w:id="29" w:name="Xe0e739aaf874a9a5377f85e23a016539b4d70a0"/>
      <w:r>
        <w:rPr>
          <w:rFonts w:ascii="Times New Roman" w:hAnsi="Times New Roman" w:cs="Times New Roman"/>
          <w:color w:val="000000" w:themeColor="text1"/>
          <w:sz w:val="23"/>
          <w:szCs w:val="23"/>
        </w:rPr>
        <w:t>1.4 Space as legal instrument: second-order isomorphism and the measurability thesis</w:t>
      </w:r>
      <w:bookmarkEnd w:id="29"/>
    </w:p>
    <w:p w14:paraId="2FF9A80C"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30" w:name="the-problem-of-cross-space-comparison"/>
      <w:r>
        <w:rPr>
          <w:rFonts w:ascii="Times New Roman" w:hAnsi="Times New Roman" w:cs="Times New Roman"/>
          <w:b/>
          <w:bCs w:val="0"/>
          <w:color w:val="000000" w:themeColor="text1"/>
          <w:sz w:val="23"/>
          <w:szCs w:val="23"/>
        </w:rPr>
        <w:t>The problem of cross-space comparison</w:t>
      </w:r>
      <w:bookmarkEnd w:id="30"/>
    </w:p>
    <w:p w14:paraId="17B0A7E8"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The concept that Shepard and Chipman introduced requires a precise statement of the problem it solves. As the preceding section observed, different embedding models produce different spaces. One model may generate vectors in 768 dimensions; another, trained on a different corpus or with a different architecture, may produce vectors in 1024 dimensions. These spaces are not merely different in size. Their axes are artifacts of the training process, determined by random initialisation, corpus composition, and optimisation dynamics. No dimension in one space corresponds to any dimension in the other. A vector representing a given concept in the first model and a vector representing the same concept in the second are, as mathematical objects, incommensurable. Computing a distance between them would be like subtracting a temperature in Celsius from a weight in kilograms: the operation is arithmetically possible but semantically void.</w:t>
      </w:r>
    </w:p>
    <w:p w14:paraId="6F26370F"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This incommensurability has a methodological consequence. If one wished to compare how legal concepts are organised across different linguistic communities, or across different corpora within the same language, the natural approach would be to embed all terms in a single shared space (for instance, a multilingual model). But such models achieve cross-lingual alignment through their training procedure: parallel corpora, translation objectives, or shared subword vocabularies force different languages into geometric correspondence.</w:t>
      </w:r>
      <w:r>
        <w:rPr>
          <w:rStyle w:val="Rimandonotaapidipagina"/>
          <w:rFonts w:ascii="Times New Roman" w:hAnsi="Times New Roman" w:cs="Times New Roman"/>
          <w:sz w:val="23"/>
          <w:szCs w:val="23"/>
        </w:rPr>
        <w:footnoteReference w:id="62"/>
      </w:r>
      <w:r>
        <w:rPr>
          <w:rFonts w:ascii="Times New Roman" w:hAnsi="Times New Roman" w:cs="Times New Roman"/>
          <w:sz w:val="23"/>
          <w:szCs w:val="23"/>
        </w:rPr>
        <w:t xml:space="preserve"> The correspondence is </w:t>
      </w:r>
      <w:r>
        <w:rPr>
          <w:rFonts w:ascii="Times New Roman" w:hAnsi="Times New Roman" w:cs="Times New Roman"/>
          <w:i/>
          <w:sz w:val="23"/>
          <w:szCs w:val="23"/>
        </w:rPr>
        <w:t>imposed</w:t>
      </w:r>
      <w:r>
        <w:rPr>
          <w:rFonts w:ascii="Times New Roman" w:hAnsi="Times New Roman" w:cs="Times New Roman"/>
          <w:sz w:val="23"/>
          <w:szCs w:val="23"/>
        </w:rPr>
        <w:t xml:space="preserve"> by the architecture, not </w:t>
      </w:r>
      <w:r>
        <w:rPr>
          <w:rFonts w:ascii="Times New Roman" w:hAnsi="Times New Roman" w:cs="Times New Roman"/>
          <w:i/>
          <w:sz w:val="23"/>
          <w:szCs w:val="23"/>
        </w:rPr>
        <w:t>discovered</w:t>
      </w:r>
      <w:r>
        <w:rPr>
          <w:rFonts w:ascii="Times New Roman" w:hAnsi="Times New Roman" w:cs="Times New Roman"/>
          <w:sz w:val="23"/>
          <w:szCs w:val="23"/>
        </w:rPr>
        <w:t xml:space="preserve"> from the data. For any inquiry that seeks to determine whether two representational systems organise their concepts similarly or differently, this is methodologically self-defeating: a model that presupposes commensurability as a training condition cannot be used to test it.</w:t>
      </w:r>
    </w:p>
    <w:p w14:paraId="281B3B1A"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lastRenderedPageBreak/>
        <w:t>The alternative is to keep the spaces separate, each reflecting only the distributional patterns of its own corpus and community, and to find a method of comparison that works across incommensurable spaces. But this immediately raises the problem it was designed to solve on principled grounds: if the spaces are separate, how can they be compared at all?</w:t>
      </w:r>
    </w:p>
    <w:p w14:paraId="37B729A4"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answer lies in a distinction between two kinds of comparison. One can compare </w:t>
      </w:r>
      <w:r>
        <w:rPr>
          <w:rFonts w:ascii="Times New Roman" w:hAnsi="Times New Roman" w:cs="Times New Roman"/>
          <w:i/>
          <w:sz w:val="23"/>
          <w:szCs w:val="23"/>
        </w:rPr>
        <w:t>objects</w:t>
      </w:r>
      <w:r>
        <w:rPr>
          <w:rFonts w:ascii="Times New Roman" w:hAnsi="Times New Roman" w:cs="Times New Roman"/>
          <w:sz w:val="23"/>
          <w:szCs w:val="23"/>
        </w:rPr>
        <w:t xml:space="preserve"> across spaces (impossible, as we have seen), or one can compare </w:t>
      </w:r>
      <w:r>
        <w:rPr>
          <w:rFonts w:ascii="Times New Roman" w:hAnsi="Times New Roman" w:cs="Times New Roman"/>
          <w:i/>
          <w:sz w:val="23"/>
          <w:szCs w:val="23"/>
        </w:rPr>
        <w:t>structures</w:t>
      </w:r>
      <w:r>
        <w:rPr>
          <w:rFonts w:ascii="Times New Roman" w:hAnsi="Times New Roman" w:cs="Times New Roman"/>
          <w:sz w:val="23"/>
          <w:szCs w:val="23"/>
        </w:rPr>
        <w:t xml:space="preserve"> across spaces. What is needed is a method that extracts, from each space, a description of its internal organisation, and then compares those descriptions. Such a method must be indifferent to dimensionality, axis alignment, and the absolute position of vectors. It must attend only to the pattern of relations among the points within each space. This is precisely what the concept of second-order isomorphism provides.</w:t>
      </w:r>
    </w:p>
    <w:p w14:paraId="08C54037"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31" w:name="Xc62e12f8a8c8c0f5bc55152522fff193c7cb20f"/>
      <w:r>
        <w:rPr>
          <w:rFonts w:ascii="Times New Roman" w:hAnsi="Times New Roman" w:cs="Times New Roman"/>
          <w:b/>
          <w:bCs w:val="0"/>
          <w:color w:val="000000" w:themeColor="text1"/>
          <w:sz w:val="23"/>
          <w:szCs w:val="23"/>
        </w:rPr>
        <w:t>Shepard and Chipman: second-order isomorphism</w:t>
      </w:r>
      <w:bookmarkEnd w:id="31"/>
    </w:p>
    <w:p w14:paraId="123D23F9"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In 1970, the psychophysicist Roger Shepard and his student Susan Chipman published a study on the internal representation of the shapes of the United States in human memory.</w:t>
      </w:r>
      <w:r>
        <w:rPr>
          <w:rStyle w:val="Rimandonotaapidipagina"/>
          <w:rFonts w:ascii="Times New Roman" w:hAnsi="Times New Roman" w:cs="Times New Roman"/>
          <w:sz w:val="23"/>
          <w:szCs w:val="23"/>
        </w:rPr>
        <w:footnoteReference w:id="63"/>
      </w:r>
      <w:r>
        <w:rPr>
          <w:rFonts w:ascii="Times New Roman" w:hAnsi="Times New Roman" w:cs="Times New Roman"/>
          <w:sz w:val="23"/>
          <w:szCs w:val="23"/>
        </w:rPr>
        <w:t xml:space="preserve"> The question they posed was deceptively simple: when a person imagines the shape of a state (Colorado, Texas, Florida), does the mental representation </w:t>
      </w:r>
      <w:r>
        <w:rPr>
          <w:rFonts w:ascii="Times New Roman" w:hAnsi="Times New Roman" w:cs="Times New Roman"/>
          <w:i/>
          <w:sz w:val="23"/>
          <w:szCs w:val="23"/>
        </w:rPr>
        <w:t>resemble</w:t>
      </w:r>
      <w:r>
        <w:rPr>
          <w:rFonts w:ascii="Times New Roman" w:hAnsi="Times New Roman" w:cs="Times New Roman"/>
          <w:sz w:val="23"/>
          <w:szCs w:val="23"/>
        </w:rPr>
        <w:t xml:space="preserve"> the actual shape? The deeper question, however, was about the nature of representation itself.</w:t>
      </w:r>
    </w:p>
    <w:p w14:paraId="4E99BE74"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standard assumption, which Shepard and Chipman called </w:t>
      </w:r>
      <w:r>
        <w:rPr>
          <w:rFonts w:ascii="Times New Roman" w:hAnsi="Times New Roman" w:cs="Times New Roman"/>
          <w:i/>
          <w:sz w:val="23"/>
          <w:szCs w:val="23"/>
        </w:rPr>
        <w:t>first-order isomorphism</w:t>
      </w:r>
      <w:r>
        <w:rPr>
          <w:rFonts w:ascii="Times New Roman" w:hAnsi="Times New Roman" w:cs="Times New Roman"/>
          <w:sz w:val="23"/>
          <w:szCs w:val="23"/>
        </w:rPr>
        <w:t>, holds that a representation is adequate to the extent that it structurally resembles the object it represents. A map is good if it looks like the territory. A mental image of a square is faithful if it is, in some neural sense, square. But this assumption, as they recognised, is both empirically implausible and theoretically unnecessary. The mental representation of a square need not be square. What matters is something else entirely:</w:t>
      </w:r>
    </w:p>
    <w:p w14:paraId="7B2C4E6A" w14:textId="77777777" w:rsidR="006953A9" w:rsidRPr="009E0CF1" w:rsidRDefault="00000000" w:rsidP="009E0CF1">
      <w:pPr>
        <w:pStyle w:val="Testodelblocco"/>
        <w:spacing w:before="0"/>
        <w:rPr>
          <w:rFonts w:ascii="Times New Roman" w:hAnsi="Times New Roman" w:cs="Times New Roman"/>
          <w:sz w:val="23"/>
          <w:szCs w:val="23"/>
        </w:rPr>
      </w:pPr>
      <w:r>
        <w:rPr>
          <w:rFonts w:ascii="Times New Roman" w:hAnsi="Times New Roman" w:cs="Times New Roman"/>
          <w:sz w:val="23"/>
          <w:szCs w:val="23"/>
        </w:rPr>
        <w:t>The crucial step consists in accepting that the isomorphism should be sought, not in the first-order relation between (</w:t>
      </w:r>
      <w:r>
        <w:rPr>
          <w:rFonts w:ascii="Times New Roman" w:hAnsi="Times New Roman" w:cs="Times New Roman"/>
          <w:i/>
          <w:sz w:val="23"/>
          <w:szCs w:val="23"/>
        </w:rPr>
        <w:t>a</w:t>
      </w:r>
      <w:r>
        <w:rPr>
          <w:rFonts w:ascii="Times New Roman" w:hAnsi="Times New Roman" w:cs="Times New Roman"/>
          <w:sz w:val="23"/>
          <w:szCs w:val="23"/>
        </w:rPr>
        <w:t>) an individual object, and (</w:t>
      </w:r>
      <w:r>
        <w:rPr>
          <w:rFonts w:ascii="Times New Roman" w:hAnsi="Times New Roman" w:cs="Times New Roman"/>
          <w:i/>
          <w:sz w:val="23"/>
          <w:szCs w:val="23"/>
        </w:rPr>
        <w:t>b</w:t>
      </w:r>
      <w:r>
        <w:rPr>
          <w:rFonts w:ascii="Times New Roman" w:hAnsi="Times New Roman" w:cs="Times New Roman"/>
          <w:sz w:val="23"/>
          <w:szCs w:val="23"/>
        </w:rPr>
        <w:t>) its corresponding internal representation, but in the second-order relation between (</w:t>
      </w:r>
      <w:r>
        <w:rPr>
          <w:rFonts w:ascii="Times New Roman" w:hAnsi="Times New Roman" w:cs="Times New Roman"/>
          <w:i/>
          <w:sz w:val="23"/>
          <w:szCs w:val="23"/>
        </w:rPr>
        <w:t>a</w:t>
      </w:r>
      <w:r>
        <w:rPr>
          <w:rFonts w:ascii="Times New Roman" w:hAnsi="Times New Roman" w:cs="Times New Roman"/>
          <w:sz w:val="23"/>
          <w:szCs w:val="23"/>
        </w:rPr>
        <w:t>) the relations among alternative external objects, and (</w:t>
      </w:r>
      <w:r>
        <w:rPr>
          <w:rFonts w:ascii="Times New Roman" w:hAnsi="Times New Roman" w:cs="Times New Roman"/>
          <w:i/>
          <w:sz w:val="23"/>
          <w:szCs w:val="23"/>
        </w:rPr>
        <w:t>b</w:t>
      </w:r>
      <w:r>
        <w:rPr>
          <w:rFonts w:ascii="Times New Roman" w:hAnsi="Times New Roman" w:cs="Times New Roman"/>
          <w:sz w:val="23"/>
          <w:szCs w:val="23"/>
        </w:rPr>
        <w:t>) the relations among their corresponding internal representations.</w:t>
      </w:r>
      <w:r>
        <w:rPr>
          <w:rStyle w:val="Rimandonotaapidipagina"/>
          <w:rFonts w:ascii="Times New Roman" w:hAnsi="Times New Roman" w:cs="Times New Roman"/>
          <w:sz w:val="23"/>
          <w:szCs w:val="23"/>
        </w:rPr>
        <w:footnoteReference w:id="64"/>
      </w:r>
    </w:p>
    <w:p w14:paraId="6DC93663"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 xml:space="preserve">The shift is from objects to relations. A representation is faithful not when it resembles its referent, but when the </w:t>
      </w:r>
      <w:r>
        <w:rPr>
          <w:rFonts w:ascii="Times New Roman" w:hAnsi="Times New Roman" w:cs="Times New Roman"/>
          <w:i/>
          <w:sz w:val="23"/>
          <w:szCs w:val="23"/>
        </w:rPr>
        <w:t>pattern of relations among representations</w:t>
      </w:r>
      <w:r>
        <w:rPr>
          <w:rFonts w:ascii="Times New Roman" w:hAnsi="Times New Roman" w:cs="Times New Roman"/>
          <w:sz w:val="23"/>
          <w:szCs w:val="23"/>
        </w:rPr>
        <w:t xml:space="preserve"> mirrors the </w:t>
      </w:r>
      <w:r>
        <w:rPr>
          <w:rFonts w:ascii="Times New Roman" w:hAnsi="Times New Roman" w:cs="Times New Roman"/>
          <w:i/>
          <w:sz w:val="23"/>
          <w:szCs w:val="23"/>
        </w:rPr>
        <w:t>pattern of relations among referents</w:t>
      </w:r>
      <w:r>
        <w:rPr>
          <w:rFonts w:ascii="Times New Roman" w:hAnsi="Times New Roman" w:cs="Times New Roman"/>
          <w:sz w:val="23"/>
          <w:szCs w:val="23"/>
        </w:rPr>
        <w:t>. Shepard and Chipman offered an intuitive illustration: “although the internal representation for a square need not itself be square, it should (whatever it is) at least have a closer functional relation to the internal representation for a rectangle than to that, say, for a green flash or the taste of persimmon.”</w:t>
      </w:r>
      <w:r>
        <w:rPr>
          <w:rStyle w:val="Rimandonotaapidipagina"/>
          <w:rFonts w:ascii="Times New Roman" w:hAnsi="Times New Roman" w:cs="Times New Roman"/>
          <w:sz w:val="23"/>
          <w:szCs w:val="23"/>
        </w:rPr>
        <w:footnoteReference w:id="65"/>
      </w:r>
      <w:r>
        <w:rPr>
          <w:rFonts w:ascii="Times New Roman" w:hAnsi="Times New Roman" w:cs="Times New Roman"/>
          <w:sz w:val="23"/>
          <w:szCs w:val="23"/>
        </w:rPr>
        <w:t xml:space="preserve"> What is preserved is not the individual shape, but the relational structure: square is closer to rectangle than to persimmon, in both the external world and the internal representation.</w:t>
      </w:r>
    </w:p>
    <w:p w14:paraId="5B3853CC"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principle translates directly into the legal domain. The embedding of “due process” need not look like due process (whatever that would mean for a 768-dimensional vector). But it should be closer to the embedding of “fair trial” than to the embedding of “eminent domain.” If this relational structure is preserved, the representation, despite bearing no first-order resemblance to the legal concept, is informationally faithful in the sense that matters: it preserves the </w:t>
      </w:r>
      <w:r>
        <w:rPr>
          <w:rFonts w:ascii="Times New Roman" w:hAnsi="Times New Roman" w:cs="Times New Roman"/>
          <w:i/>
          <w:sz w:val="23"/>
          <w:szCs w:val="23"/>
        </w:rPr>
        <w:t>geometry of conceptual relations</w:t>
      </w:r>
      <w:r>
        <w:rPr>
          <w:rFonts w:ascii="Times New Roman" w:hAnsi="Times New Roman" w:cs="Times New Roman"/>
          <w:sz w:val="23"/>
          <w:szCs w:val="23"/>
        </w:rPr>
        <w:t>.</w:t>
      </w:r>
    </w:p>
    <w:p w14:paraId="1AF39F3D"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lastRenderedPageBreak/>
        <w:t>Shimon Edelman, extending Shepard’s framework into a general theory of neural representation, stated the principle with maximal economy: the task of a representational system is to “represent similarity between shapes, not the geometry of each shape in itself.”</w:t>
      </w:r>
      <w:r>
        <w:rPr>
          <w:rStyle w:val="Rimandonotaapidipagina"/>
          <w:rFonts w:ascii="Times New Roman" w:hAnsi="Times New Roman" w:cs="Times New Roman"/>
          <w:sz w:val="23"/>
          <w:szCs w:val="23"/>
        </w:rPr>
        <w:footnoteReference w:id="66"/>
      </w:r>
      <w:r>
        <w:rPr>
          <w:rFonts w:ascii="Times New Roman" w:hAnsi="Times New Roman" w:cs="Times New Roman"/>
          <w:sz w:val="23"/>
          <w:szCs w:val="23"/>
        </w:rPr>
        <w:t xml:space="preserve"> For the present argument, the implication is precise: what we seek to compare across legal traditions is not the geometry of individual concept-vectors (which is meaningless across spaces) but the similarity structure among all concept-vectors within each space. This similarity structure is, by definition, a second-order object. And it can be extracted, formalised, and compared.</w:t>
      </w:r>
    </w:p>
    <w:p w14:paraId="0F30B0BE"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32" w:name="Xf05bee073a00ec2dcd150dda1ce883084fd5496"/>
      <w:r>
        <w:rPr>
          <w:rFonts w:ascii="Times New Roman" w:hAnsi="Times New Roman" w:cs="Times New Roman"/>
          <w:b/>
          <w:bCs w:val="0"/>
          <w:color w:val="000000" w:themeColor="text1"/>
          <w:sz w:val="23"/>
          <w:szCs w:val="23"/>
        </w:rPr>
        <w:t>Kriegeskorte: Representational Similarity Analysis</w:t>
      </w:r>
      <w:bookmarkEnd w:id="32"/>
    </w:p>
    <w:p w14:paraId="59F92ABC"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The concept of second-order isomorphism remained, for nearly four decades, a theoretical principle without a standardised quantitative framework. The framework arrived in 2008, when Nikolaus Kriegeskorte, Marieke Mur, and Peter Bandettini proposed Representational Similarity Analysis (RSA) as a method for comparing neural representations across brains, species, and computational models.</w:t>
      </w:r>
      <w:r>
        <w:rPr>
          <w:rStyle w:val="Rimandonotaapidipagina"/>
          <w:rFonts w:ascii="Times New Roman" w:hAnsi="Times New Roman" w:cs="Times New Roman"/>
          <w:sz w:val="23"/>
          <w:szCs w:val="23"/>
        </w:rPr>
        <w:footnoteReference w:id="67"/>
      </w:r>
      <w:r>
        <w:rPr>
          <w:rFonts w:ascii="Times New Roman" w:hAnsi="Times New Roman" w:cs="Times New Roman"/>
          <w:sz w:val="23"/>
          <w:szCs w:val="23"/>
        </w:rPr>
        <w:t xml:space="preserve"> Kriegeskorte and colleagues explicitly acknowledged the intellectual debt: “One concept at the core of our approach is that of second-order isomorphism (Shepard and Chipman, 1970), i.e., the match of dissimilarity matrices.”</w:t>
      </w:r>
      <w:r>
        <w:rPr>
          <w:rStyle w:val="Rimandonotaapidipagina"/>
          <w:rFonts w:ascii="Times New Roman" w:hAnsi="Times New Roman" w:cs="Times New Roman"/>
          <w:sz w:val="23"/>
          <w:szCs w:val="23"/>
        </w:rPr>
        <w:footnoteReference w:id="68"/>
      </w:r>
    </w:p>
    <w:p w14:paraId="46E9539A"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central object of RSA is the </w:t>
      </w:r>
      <w:r>
        <w:rPr>
          <w:rFonts w:ascii="Times New Roman" w:hAnsi="Times New Roman" w:cs="Times New Roman"/>
          <w:i/>
          <w:sz w:val="23"/>
          <w:szCs w:val="23"/>
        </w:rPr>
        <w:t>Representational Dissimilarity Matrix</w:t>
      </w:r>
      <w:r>
        <w:rPr>
          <w:rFonts w:ascii="Times New Roman" w:hAnsi="Times New Roman" w:cs="Times New Roman"/>
          <w:sz w:val="23"/>
          <w:szCs w:val="23"/>
        </w:rPr>
        <w:t xml:space="preserve"> (RDM). For a set of </w:t>
      </w:r>
      <w:r>
        <w:rPr>
          <w:rFonts w:ascii="Times New Roman" w:hAnsi="Times New Roman" w:cs="Times New Roman"/>
          <w:i/>
          <w:sz w:val="23"/>
          <w:szCs w:val="23"/>
        </w:rPr>
        <w:t>N</w:t>
      </w:r>
      <w:r>
        <w:rPr>
          <w:rFonts w:ascii="Times New Roman" w:hAnsi="Times New Roman" w:cs="Times New Roman"/>
          <w:sz w:val="23"/>
          <w:szCs w:val="23"/>
        </w:rPr>
        <w:t xml:space="preserve"> concepts represented in a given space, the RDM is an </w:t>
      </w:r>
      <w:r>
        <w:rPr>
          <w:rFonts w:ascii="Times New Roman" w:hAnsi="Times New Roman" w:cs="Times New Roman"/>
          <w:i/>
          <w:sz w:val="23"/>
          <w:szCs w:val="23"/>
        </w:rPr>
        <w:t>N</w:t>
      </w:r>
      <w:r>
        <w:rPr>
          <w:rFonts w:ascii="Times New Roman" w:hAnsi="Times New Roman" w:cs="Times New Roman"/>
          <w:sz w:val="23"/>
          <w:szCs w:val="23"/>
        </w:rPr>
        <w:t xml:space="preserve"> x </w:t>
      </w:r>
      <w:r>
        <w:rPr>
          <w:rFonts w:ascii="Times New Roman" w:hAnsi="Times New Roman" w:cs="Times New Roman"/>
          <w:i/>
          <w:sz w:val="23"/>
          <w:szCs w:val="23"/>
        </w:rPr>
        <w:t>N</w:t>
      </w:r>
      <w:r>
        <w:rPr>
          <w:rFonts w:ascii="Times New Roman" w:hAnsi="Times New Roman" w:cs="Times New Roman"/>
          <w:sz w:val="23"/>
          <w:szCs w:val="23"/>
        </w:rPr>
        <w:t xml:space="preserve"> symmetric matrix whose entry (</w:t>
      </w:r>
      <w:r>
        <w:rPr>
          <w:rFonts w:ascii="Times New Roman" w:hAnsi="Times New Roman" w:cs="Times New Roman"/>
          <w:i/>
          <w:sz w:val="23"/>
          <w:szCs w:val="23"/>
        </w:rPr>
        <w:t>i</w:t>
      </w:r>
      <w:r>
        <w:rPr>
          <w:rFonts w:ascii="Times New Roman" w:hAnsi="Times New Roman" w:cs="Times New Roman"/>
          <w:sz w:val="23"/>
          <w:szCs w:val="23"/>
        </w:rPr>
        <w:t xml:space="preserve">, </w:t>
      </w:r>
      <w:r>
        <w:rPr>
          <w:rFonts w:ascii="Times New Roman" w:hAnsi="Times New Roman" w:cs="Times New Roman"/>
          <w:i/>
          <w:sz w:val="23"/>
          <w:szCs w:val="23"/>
        </w:rPr>
        <w:t>j</w:t>
      </w:r>
      <w:r>
        <w:rPr>
          <w:rFonts w:ascii="Times New Roman" w:hAnsi="Times New Roman" w:cs="Times New Roman"/>
          <w:sz w:val="23"/>
          <w:szCs w:val="23"/>
        </w:rPr>
        <w:t xml:space="preserve">) records the dissimilarity between the representations of concepts </w:t>
      </w:r>
      <w:r>
        <w:rPr>
          <w:rFonts w:ascii="Times New Roman" w:hAnsi="Times New Roman" w:cs="Times New Roman"/>
          <w:i/>
          <w:sz w:val="23"/>
          <w:szCs w:val="23"/>
        </w:rPr>
        <w:t>i</w:t>
      </w:r>
      <w:r>
        <w:rPr>
          <w:rFonts w:ascii="Times New Roman" w:hAnsi="Times New Roman" w:cs="Times New Roman"/>
          <w:sz w:val="23"/>
          <w:szCs w:val="23"/>
        </w:rPr>
        <w:t xml:space="preserve"> and </w:t>
      </w:r>
      <w:r>
        <w:rPr>
          <w:rFonts w:ascii="Times New Roman" w:hAnsi="Times New Roman" w:cs="Times New Roman"/>
          <w:i/>
          <w:sz w:val="23"/>
          <w:szCs w:val="23"/>
        </w:rPr>
        <w:t>j</w:t>
      </w:r>
      <w:r>
        <w:rPr>
          <w:rFonts w:ascii="Times New Roman" w:hAnsi="Times New Roman" w:cs="Times New Roman"/>
          <w:sz w:val="23"/>
          <w:szCs w:val="23"/>
        </w:rPr>
        <w:t>. The diagonal is zero by definition (each concept is identical to itself); the off-diagonal entries capture the full pattern of pairwise distances. As Nili and colleagues put it in their methodological codification: “Each off-diagonal value indicates the dissimilarity between the activity patterns associated with two different stimuli. The dissimilarities can be interpreted as distances between points in the multivariate response space. The RDM thus describes the geometry of the arrangement of patterns in this space.”</w:t>
      </w:r>
      <w:r>
        <w:rPr>
          <w:rStyle w:val="Rimandonotaapidipagina"/>
          <w:rFonts w:ascii="Times New Roman" w:hAnsi="Times New Roman" w:cs="Times New Roman"/>
          <w:sz w:val="23"/>
          <w:szCs w:val="23"/>
        </w:rPr>
        <w:footnoteReference w:id="69"/>
      </w:r>
    </w:p>
    <w:p w14:paraId="0039049B"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decisive property of the RDM is what it discards. Kriegeskorte and colleagues emphasised that RDMs “abstract from the spatial layout of the representations. They are indexed (horizontally and vertically) by experimental condition and can thus be directly compared between brain and model. What we are comparing, intuitively, is the represented information, not the activity patterns themselves.”</w:t>
      </w:r>
      <w:r>
        <w:rPr>
          <w:rStyle w:val="Rimandonotaapidipagina"/>
          <w:rFonts w:ascii="Times New Roman" w:hAnsi="Times New Roman" w:cs="Times New Roman"/>
          <w:sz w:val="23"/>
          <w:szCs w:val="23"/>
        </w:rPr>
        <w:footnoteReference w:id="70"/>
      </w:r>
      <w:r>
        <w:rPr>
          <w:rFonts w:ascii="Times New Roman" w:hAnsi="Times New Roman" w:cs="Times New Roman"/>
          <w:sz w:val="23"/>
          <w:szCs w:val="23"/>
        </w:rPr>
        <w:t xml:space="preserve"> This abstraction is precisely what dissolves the cross-space comparison problem. One embedding space may have 768 dimensions; another may have 1024. Their RDMs, however, are both </w:t>
      </w:r>
      <w:r>
        <w:rPr>
          <w:rFonts w:ascii="Times New Roman" w:hAnsi="Times New Roman" w:cs="Times New Roman"/>
          <w:i/>
          <w:sz w:val="23"/>
          <w:szCs w:val="23"/>
        </w:rPr>
        <w:t>N</w:t>
      </w:r>
      <w:r>
        <w:rPr>
          <w:rFonts w:ascii="Times New Roman" w:hAnsi="Times New Roman" w:cs="Times New Roman"/>
          <w:sz w:val="23"/>
          <w:szCs w:val="23"/>
        </w:rPr>
        <w:t xml:space="preserve"> x </w:t>
      </w:r>
      <w:r>
        <w:rPr>
          <w:rFonts w:ascii="Times New Roman" w:hAnsi="Times New Roman" w:cs="Times New Roman"/>
          <w:i/>
          <w:sz w:val="23"/>
          <w:szCs w:val="23"/>
        </w:rPr>
        <w:t>N</w:t>
      </w:r>
      <w:r>
        <w:rPr>
          <w:rFonts w:ascii="Times New Roman" w:hAnsi="Times New Roman" w:cs="Times New Roman"/>
          <w:sz w:val="23"/>
          <w:szCs w:val="23"/>
        </w:rPr>
        <w:t xml:space="preserve"> matrices indexed by the same set of concepts. Dimensionality, axis alignment, and absolute vector position have been abstracted away. What remains is the relational structure, and this structure can be compared.</w:t>
      </w:r>
    </w:p>
    <w:p w14:paraId="267250A1"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comparison is operationalised as a correlation between the upper triangles of two RDMs. The choice of the Spearman rank correlation avoids assuming a linear relationship between the dissimilarity scales of the </w:t>
        <w:lastRenderedPageBreak/>
        <w:t>two spaces, a prudent choice when comparing representations from fundamentally different systems.</w:t>
      </w:r>
      <w:r>
        <w:rPr>
          <w:rStyle w:val="Rimandonotaapidipagina"/>
          <w:rFonts w:ascii="Times New Roman" w:hAnsi="Times New Roman" w:cs="Times New Roman"/>
          <w:sz w:val="23"/>
          <w:szCs w:val="23"/>
        </w:rPr>
        <w:footnoteReference w:id="71"/>
      </w:r>
      <w:r>
        <w:rPr>
          <w:rFonts w:ascii="Times New Roman" w:hAnsi="Times New Roman" w:cs="Times New Roman"/>
          <w:sz w:val="23"/>
          <w:szCs w:val="23"/>
        </w:rPr>
        <w:t xml:space="preserve"> Statistical significance is assessed by a permutation test: the concept labels of one RDM are randomly shuffled, the correlation is recomputed, and the procedure is repeated thousands of times to generate a null distribution. If the observed correlation exceeds the vast majority of permuted correlations, one concludes that the two spaces share relational structure beyond what chance would produce.</w:t>
      </w:r>
      <w:r>
        <w:rPr>
          <w:rStyle w:val="Rimandonotaapidipagina"/>
          <w:rFonts w:ascii="Times New Roman" w:hAnsi="Times New Roman" w:cs="Times New Roman"/>
          <w:sz w:val="23"/>
          <w:szCs w:val="23"/>
        </w:rPr>
        <w:footnoteReference w:id="72"/>
      </w:r>
    </w:p>
    <w:p w14:paraId="0A8BEB50"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Diedrichsen and Kriegeskorte subsequently demonstrated that this approach rests on a rigorous mathematical foundation. They showed that “the multivariate second moment of the activity profiles fully defines the representational geometry and with it all the information that can linearly or nonlinearly decoded.”</w:t>
      </w:r>
      <w:r>
        <w:rPr>
          <w:rStyle w:val="Rimandonotaapidipagina"/>
          <w:rFonts w:ascii="Times New Roman" w:hAnsi="Times New Roman" w:cs="Times New Roman"/>
          <w:sz w:val="23"/>
          <w:szCs w:val="23"/>
        </w:rPr>
        <w:footnoteReference w:id="73"/>
      </w:r>
      <w:r>
        <w:rPr>
          <w:rFonts w:ascii="Times New Roman" w:hAnsi="Times New Roman" w:cs="Times New Roman"/>
          <w:sz w:val="23"/>
          <w:szCs w:val="23"/>
        </w:rPr>
        <w:t xml:space="preserve"> The RDM, in other words, is not a convenient summary that discards information for the sake of comparability. It is a </w:t>
      </w:r>
      <w:r>
        <w:rPr>
          <w:rFonts w:ascii="Times New Roman" w:hAnsi="Times New Roman" w:cs="Times New Roman"/>
          <w:i/>
          <w:sz w:val="23"/>
          <w:szCs w:val="23"/>
        </w:rPr>
        <w:t>complete</w:t>
      </w:r>
      <w:r>
        <w:rPr>
          <w:rFonts w:ascii="Times New Roman" w:hAnsi="Times New Roman" w:cs="Times New Roman"/>
          <w:sz w:val="23"/>
          <w:szCs w:val="23"/>
        </w:rPr>
        <w:t xml:space="preserve"> characterisation of the representational geometry: everything that can be known about the relational structure of a space is encoded in its pairwise distance matrix. For the present thesis, this result is essential. It means that the move from vectors to distances, which is necessary to solve the cross-space comparison problem, entails no loss of geometric information.</w:t>
      </w:r>
      <w:r>
        <w:rPr>
          <w:rStyle w:val="Rimandonotaapidipagina"/>
          <w:rFonts w:ascii="Times New Roman" w:hAnsi="Times New Roman" w:cs="Times New Roman"/>
          <w:sz w:val="23"/>
          <w:szCs w:val="23"/>
        </w:rPr>
        <w:footnoteReference w:id="74"/>
      </w:r>
    </w:p>
    <w:p w14:paraId="34CF0E1E" w14:textId="54F941CD"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statistical apparatus of RSA, including the specific implementation choices adopted in this thesis, is developed in 2.4. What matters at this stage is the conceptual architecture: second-order isomorphism provides the principle; the RDM provides the formalisation; the Spearman correlation and permutation test provide the inference. Together, they constitute a framework for comparing the internal organisation of any two representational spaces, regardless of their dimensionality, training regime, or physical substrate. The framework was built for comparing brains and computational models. It applies, without modification, to comparing the embedding spaces of different legal traditions.</w:t>
      </w:r>
    </w:p>
    <w:p w14:paraId="065D5544"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33" w:name="the-measurability-thesis"/>
      <w:r>
        <w:rPr>
          <w:rFonts w:ascii="Times New Roman" w:hAnsi="Times New Roman" w:cs="Times New Roman"/>
          <w:b/>
          <w:bCs w:val="0"/>
          <w:color w:val="000000" w:themeColor="text1"/>
          <w:sz w:val="23"/>
          <w:szCs w:val="23"/>
        </w:rPr>
        <w:t>The measurability thesis</w:t>
      </w:r>
      <w:bookmarkEnd w:id="33"/>
    </w:p>
    <w:p w14:paraId="459CC64E" w14:textId="6A88E9EB"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The argument of this chapter can now be drawn together. Legal meaning, as the jurisprudential tradition from Savigny to Ehrlich has recognised, is a collective emergent phenomenon: it arises from the practices of a legal community, not from the intention of a single legislator (1.2). Meaning, as the philosophical and linguistic traditions from Wittgenstein to Harris have shown, is constituted by patterns of use, and these patterns manifest as distributional regularities that are, in principle, empirically observable (1.2, 1.3). Embedding models, trained on large corpora, capture these distributional regularities as geometric structure: legal concepts become points in high-dimensional spaces, and the distances among them encode semantic relations (1.3). And the relational structure of these spaces can be extracted, formalised, and compared across independently constructed models through the framework of second-order isomorphism and Representational Similarity Analysis (1.4).</w:t>
      </w:r>
    </w:p>
    <w:p w14:paraId="2A706572"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From these premises, a thesis follows:</w:t>
      </w:r>
    </w:p>
    <w:p w14:paraId="34F0885A" w14:textId="77777777" w:rsidR="006953A9" w:rsidRPr="009E0CF1" w:rsidRDefault="00000000" w:rsidP="009E0CF1">
      <w:pPr>
        <w:pStyle w:val="Testodelblocco"/>
        <w:spacing w:before="0"/>
        <w:rPr>
          <w:rFonts w:ascii="Times New Roman" w:hAnsi="Times New Roman" w:cs="Times New Roman"/>
          <w:sz w:val="23"/>
          <w:szCs w:val="23"/>
        </w:rPr>
      </w:pPr>
      <w:r>
        <w:rPr>
          <w:rFonts w:ascii="Times New Roman" w:hAnsi="Times New Roman" w:cs="Times New Roman"/>
          <w:b/>
          <w:sz w:val="23"/>
          <w:szCs w:val="23"/>
        </w:rPr>
        <w:lastRenderedPageBreak/>
        <w:t>The relational organisation of legal concepts in embedding spaces constitutes an observable, measurable, and empirically testable object of study for legal science.</w:t>
      </w:r>
    </w:p>
    <w:p w14:paraId="0AABB88B"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This is the measurability thesis. It asserts that legal science now has access to an object it has never had before: the geometric pattern of distances among legal concepts, as encoded in the distributional practices of a linguistic community and captured by a computational model trained on those practices. This object is observable (it can be extracted from any embedding space), measurable (it can be quantified as a dissimilarity matrix), and empirically testable (hypotheses about its structure can be assessed through permutation tests and bootstrap procedures).</w:t>
      </w:r>
    </w:p>
    <w:p w14:paraId="78D369C9"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Three clarifications are immediately necessary.</w:t>
      </w:r>
    </w:p>
    <w:p w14:paraId="618E342F"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First, the thesis does not claim that everything about legal meaning is captured by geometric structure. What is measured is the </w:t>
      </w:r>
      <w:r>
        <w:rPr>
          <w:rFonts w:ascii="Times New Roman" w:hAnsi="Times New Roman" w:cs="Times New Roman"/>
          <w:i/>
          <w:sz w:val="23"/>
          <w:szCs w:val="23"/>
        </w:rPr>
        <w:t>relational organisation</w:t>
      </w:r>
      <w:r>
        <w:rPr>
          <w:rFonts w:ascii="Times New Roman" w:hAnsi="Times New Roman" w:cs="Times New Roman"/>
          <w:sz w:val="23"/>
          <w:szCs w:val="23"/>
        </w:rPr>
        <w:t xml:space="preserve"> of concepts: which are near, which are far, which domains are cohesive, which are fragmented. The hermeneutic dimensions of legal meaning, the argumentative force of a provision, the institutional context of its application, the normative weight of a precedent, remain outside the instrument’s reach. Measurable does not mean exhaustive.</w:t>
      </w:r>
    </w:p>
    <w:p w14:paraId="2774EC22"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Second, the thesis does not claim that individual embeddings are meaningful in isolation. A single 768-dimensional vector tells us nothing interpretable about the concept it represents. What carries information is the pattern of relations. As Shepard and Chipman observed in their concluding discussion, meaningful knowledge about internal representations concerns “the relations between that internal representation and other internal representations”; what is known, in the end, are “properties of sets of stimuli, not properties of individual stimuli.”</w:t>
      </w:r>
      <w:r>
        <w:rPr>
          <w:rStyle w:val="Rimandonotaapidipagina"/>
          <w:rFonts w:ascii="Times New Roman" w:hAnsi="Times New Roman" w:cs="Times New Roman"/>
          <w:sz w:val="23"/>
          <w:szCs w:val="23"/>
        </w:rPr>
        <w:footnoteReference w:id="75"/>
      </w:r>
      <w:r>
        <w:rPr>
          <w:rFonts w:ascii="Times New Roman" w:hAnsi="Times New Roman" w:cs="Times New Roman"/>
          <w:sz w:val="23"/>
          <w:szCs w:val="23"/>
        </w:rPr>
        <w:t xml:space="preserve"> The object of measurement is always the set, never the element.</w:t>
      </w:r>
    </w:p>
    <w:p w14:paraId="4B938DE5"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Third, the thesis locates the embedding space as a </w:t>
      </w:r>
      <w:r>
        <w:rPr>
          <w:rFonts w:ascii="Times New Roman" w:hAnsi="Times New Roman" w:cs="Times New Roman"/>
          <w:i/>
          <w:sz w:val="23"/>
          <w:szCs w:val="23"/>
        </w:rPr>
        <w:t>cultural</w:t>
      </w:r>
      <w:r>
        <w:rPr>
          <w:rFonts w:ascii="Times New Roman" w:hAnsi="Times New Roman" w:cs="Times New Roman"/>
          <w:sz w:val="23"/>
          <w:szCs w:val="23"/>
        </w:rPr>
        <w:t xml:space="preserve"> object. Aceves and Evans, articulating a parallel argument for the social sciences, have stated the point with precision: “each vector within a word embedding model represents a concept and […] the entire embedding model represents the conceptual space of the social system that generated the textual data.”</w:t>
      </w:r>
      <w:r>
        <w:rPr>
          <w:rStyle w:val="Rimandonotaapidipagina"/>
          <w:rFonts w:ascii="Times New Roman" w:hAnsi="Times New Roman" w:cs="Times New Roman"/>
          <w:sz w:val="23"/>
          <w:szCs w:val="23"/>
        </w:rPr>
        <w:footnoteReference w:id="76"/>
      </w:r>
      <w:r>
        <w:rPr>
          <w:rFonts w:ascii="Times New Roman" w:hAnsi="Times New Roman" w:cs="Times New Roman"/>
          <w:sz w:val="23"/>
          <w:szCs w:val="23"/>
        </w:rPr>
        <w:t xml:space="preserve"> The embedding space of a legal tradition is not a neutral mathematical construct. It is a computational crystallisation of a community’s linguistic practices, and the geometric structure it exhibits is, in this sense, the structure of that community’s conceptual organisation of law.</w:t>
      </w:r>
      <w:r>
        <w:rPr>
          <w:rStyle w:val="Rimandonotaapidipagina"/>
          <w:rFonts w:ascii="Times New Roman" w:hAnsi="Times New Roman" w:cs="Times New Roman"/>
          <w:sz w:val="23"/>
          <w:szCs w:val="23"/>
        </w:rPr>
        <w:footnoteReference w:id="77"/>
      </w:r>
      <w:r>
        <w:rPr>
          <w:rFonts w:ascii="Times New Roman" w:hAnsi="Times New Roman" w:cs="Times New Roman"/>
          <w:sz w:val="23"/>
          <w:szCs w:val="23"/>
        </w:rPr>
        <w:t xml:space="preserve"> Bhupatiraju, Chen, and Venkataramanan have applied the geometric metaphor directly to legal texts, observing that embedding representations are “information-dense in the sense of retaining information about semantic content and meaning, while also being computationally tractable.”</w:t>
      </w:r>
      <w:r>
        <w:rPr>
          <w:rStyle w:val="Rimandonotaapidipagina"/>
          <w:rFonts w:ascii="Times New Roman" w:hAnsi="Times New Roman" w:cs="Times New Roman"/>
          <w:sz w:val="23"/>
          <w:szCs w:val="23"/>
        </w:rPr>
        <w:footnoteReference w:id="78"/>
      </w:r>
      <w:r>
        <w:rPr>
          <w:rFonts w:ascii="Times New Roman" w:hAnsi="Times New Roman" w:cs="Times New Roman"/>
          <w:sz w:val="23"/>
          <w:szCs w:val="23"/>
        </w:rPr>
        <w:t xml:space="preserve"> Their approach, however, remains applied: embeddings as tools for prediction and classification. The present thesis takes the further step of providing the epistemological framework, grounded in second-order </w:t>
        <w:lastRenderedPageBreak/>
        <w:t>isomorphism, that justifies treating the geometry of legal embeddings not merely as a useful tool but as a legitimate object of scientific inquiry.</w:t>
      </w:r>
    </w:p>
    <w:p w14:paraId="76B77736"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34" w:name="X053abd366753d5d875b68c0d4e855e4df1f527f"/>
      <w:r>
        <w:rPr>
          <w:rFonts w:ascii="Times New Roman" w:hAnsi="Times New Roman" w:cs="Times New Roman"/>
          <w:b/>
          <w:bCs w:val="0"/>
          <w:color w:val="000000" w:themeColor="text1"/>
          <w:sz w:val="23"/>
          <w:szCs w:val="23"/>
        </w:rPr>
        <w:t>What becomes possible: instrument validation logic</w:t>
      </w:r>
      <w:bookmarkEnd w:id="34"/>
    </w:p>
    <w:p w14:paraId="77653778"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 xml:space="preserve">If the measurability thesis is correct, a programme of empirical investigation becomes possible. But the programme must be structured not as an exploration of legal-cultural differences (which would be comparative law) but as the </w:t>
      </w:r>
      <w:r>
        <w:rPr>
          <w:rFonts w:ascii="Times New Roman" w:hAnsi="Times New Roman" w:cs="Times New Roman"/>
          <w:i/>
          <w:sz w:val="23"/>
          <w:szCs w:val="23"/>
        </w:rPr>
        <w:t>validation of a measurement instrument</w:t>
      </w:r>
      <w:r>
        <w:rPr>
          <w:rFonts w:ascii="Times New Roman" w:hAnsi="Times New Roman" w:cs="Times New Roman"/>
          <w:sz w:val="23"/>
          <w:szCs w:val="23"/>
        </w:rPr>
        <w:t xml:space="preserve"> (which belongs to methodology). The logic of instrument validation requires answering three questions, in sequence.</w:t>
      </w:r>
    </w:p>
    <w:p w14:paraId="010DE32B"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b/>
          <w:sz w:val="23"/>
          <w:szCs w:val="23"/>
        </w:rPr>
        <w:t>Does the signal exist?</w:t>
      </w:r>
      <w:r>
        <w:rPr>
          <w:rFonts w:ascii="Times New Roman" w:hAnsi="Times New Roman" w:cs="Times New Roman"/>
          <w:sz w:val="23"/>
          <w:szCs w:val="23"/>
        </w:rPr>
        <w:t xml:space="preserve"> The first question is whether legal meaning possesses non-random geometric structure in embedding spaces. If the distances among legal concepts were indistinguishable from random noise, no further analysis would be warranted. This is tested by comparing the observed RDM to a null distribution generated by permuting concept labels. If the permutation test rejects the null hypothesis, the embedding space contains a detectable legal-semantic signal.</w:t>
      </w:r>
    </w:p>
    <w:p w14:paraId="0CD0A3BE"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b/>
          <w:sz w:val="23"/>
          <w:szCs w:val="23"/>
        </w:rPr>
        <w:t>Is the instrument reliable?</w:t>
      </w:r>
      <w:r>
        <w:rPr>
          <w:rFonts w:ascii="Times New Roman" w:hAnsi="Times New Roman" w:cs="Times New Roman"/>
          <w:sz w:val="23"/>
          <w:szCs w:val="23"/>
        </w:rPr>
        <w:t xml:space="preserve"> The second question is whether the structure detected by one model is also detected by independently trained models. If the geometric pattern were an artifact of a single model’s training idiosyncrasies, it would not constitute a reliable measurement. Reliability is tested by computing RDMs from multiple models trained on different corpora and with different architectures, then assessing their mutual correlation.</w:t>
      </w:r>
    </w:p>
    <w:p w14:paraId="3B266F90"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b/>
          <w:sz w:val="23"/>
          <w:szCs w:val="23"/>
        </w:rPr>
        <w:t>Does the instrument have discriminating power?</w:t>
      </w:r>
      <w:r>
        <w:rPr>
          <w:rFonts w:ascii="Times New Roman" w:hAnsi="Times New Roman" w:cs="Times New Roman"/>
          <w:sz w:val="23"/>
          <w:szCs w:val="23"/>
        </w:rPr>
        <w:t xml:space="preserve"> The third question is whether the instrument can detect differences where theory and institutional knowledge lead us to expect them. A thermometer that always reads the same temperature is useless, however precise. A measurement instrument for legal meaning must be capable of distinguishing structures that are expected to differ. This requires exposing the instrument to known or expected variation: for instance, comparing embedding spaces generated from different linguistic communities, where the same legal concepts are embedded in distinct traditions of usage. If the instrument detects stable differences under such conditions, it possesses discriminating power; if it does not, the measured structures may be artifacts of the model rather than properties of the legal system.</w:t>
      </w:r>
    </w:p>
    <w:p w14:paraId="4C92CDDA"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hierarchy of these three questions corresponds to what Edelman, in a different context, described as a hierarchy of representational fidelity: from the minimal condition of distinction-preservation (the embedding space at least keeps legal concepts apart from non-legal noise) through nearest-neighbour preservation (local conceptual neighbourhoods are stable) to the full preservation of the similarity spectrum (the complete relational structure is maintained across models and traditions).</w:t>
      </w:r>
      <w:r>
        <w:rPr>
          <w:rStyle w:val="Rimandonotaapidipagina"/>
          <w:rFonts w:ascii="Times New Roman" w:hAnsi="Times New Roman" w:cs="Times New Roman"/>
          <w:sz w:val="23"/>
          <w:szCs w:val="23"/>
        </w:rPr>
        <w:footnoteReference w:id="79"/>
      </w:r>
      <w:r>
        <w:rPr>
          <w:rFonts w:ascii="Times New Roman" w:hAnsi="Times New Roman" w:cs="Times New Roman"/>
          <w:sz w:val="23"/>
          <w:szCs w:val="23"/>
        </w:rPr>
        <w:t xml:space="preserve"> The experimental programme of this thesis, developed in Chapters 2 and 3, ascends this hierarchy step by step.</w:t>
      </w:r>
    </w:p>
    <w:p w14:paraId="36F000F5"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Aceves and Evans have captured the methodological posture with an apt analogy: embedding models, they argue, “must be subject to structured measurements (like a psychometric questionnaire offered to human subjects) to render their conceptual landscape interpretable.”</w:t>
      </w:r>
      <w:r>
        <w:rPr>
          <w:rStyle w:val="Rimandonotaapidipagina"/>
          <w:rFonts w:ascii="Times New Roman" w:hAnsi="Times New Roman" w:cs="Times New Roman"/>
          <w:sz w:val="23"/>
          <w:szCs w:val="23"/>
        </w:rPr>
        <w:footnoteReference w:id="80"/>
      </w:r>
      <w:r>
        <w:rPr>
          <w:rFonts w:ascii="Times New Roman" w:hAnsi="Times New Roman" w:cs="Times New Roman"/>
          <w:sz w:val="23"/>
          <w:szCs w:val="23"/>
        </w:rPr>
        <w:t xml:space="preserve"> The embedding space does not speak for itself. It requires a battery of structured probes, each designed to elicit a specific dimension of its internal organisation, and each subjected to statistical tests that distinguish signal from noise. RSA, neighbourhood </w:t>
        <w:lastRenderedPageBreak/>
        <w:t>analysis, and axis projection are, in this framework, the structured measurements that transform a high-dimensional geometric object into interpretable claims about legal meaning.</w:t>
      </w:r>
    </w:p>
    <w:p w14:paraId="30618BE6"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measurability thesis has been stated, and the instrument validation logic that follows from it has been outlined. But the claim requires delimitation. The measurability thesis is powerful precisely because it is limited. The next section specifies, with equal care, what this thesis does not claim.</w:t>
      </w:r>
    </w:p>
    <w:p w14:paraId="2940C8AE" w14:textId="2182BC6E" w:rsidR="006953A9" w:rsidRPr="009E0CF1" w:rsidRDefault="00000000" w:rsidP="009E0CF1">
      <w:pPr>
        <w:pStyle w:val="Titolo3"/>
        <w:spacing w:before="0" w:after="240"/>
        <w:rPr>
          <w:rFonts w:ascii="Times New Roman" w:hAnsi="Times New Roman" w:cs="Times New Roman"/>
          <w:color w:val="000000" w:themeColor="text1"/>
          <w:sz w:val="23"/>
          <w:szCs w:val="23"/>
        </w:rPr>
      </w:pPr>
      <w:bookmarkStart w:id="35" w:name="what-this-work-does-not-claim"/>
      <w:r>
        <w:rPr>
          <w:rFonts w:ascii="Times New Roman" w:hAnsi="Times New Roman" w:cs="Times New Roman"/>
          <w:color w:val="000000" w:themeColor="text1"/>
          <w:sz w:val="23"/>
          <w:szCs w:val="23"/>
        </w:rPr>
        <w:t>1.5 What this work does not claim</w:t>
      </w:r>
      <w:bookmarkEnd w:id="35"/>
    </w:p>
    <w:p w14:paraId="355F71AF" w14:textId="1A2731BD"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The argument of this chapter has moved through four stages: from the identification of an epistemological gap in legal science (1.1), through the philosophical tradition that constitutes legal meaning as collective practice (1.2), to the computational formalisation of that practice as geometric structure (1.3), and finally to the framework of second-order isomorphism that renders such structures comparable and measurable (1.4). The measurability thesis has been stated. Before proceeding to the construction of the apparatus, it is necessary to state, with equal precision, what the thesis does not claim.</w:t>
      </w:r>
    </w:p>
    <w:p w14:paraId="29992270"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36" w:name="law-is-not-geometry"/>
      <w:r>
        <w:rPr>
          <w:rFonts w:ascii="Times New Roman" w:hAnsi="Times New Roman" w:cs="Times New Roman"/>
          <w:b/>
          <w:bCs w:val="0"/>
          <w:color w:val="000000" w:themeColor="text1"/>
          <w:sz w:val="23"/>
          <w:szCs w:val="23"/>
        </w:rPr>
        <w:t>Law is not geometry</w:t>
      </w:r>
      <w:bookmarkEnd w:id="36"/>
    </w:p>
    <w:p w14:paraId="72CAF0AF"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 xml:space="preserve">The present work does not propose that law </w:t>
      </w:r>
      <w:r>
        <w:rPr>
          <w:rFonts w:ascii="Times New Roman" w:hAnsi="Times New Roman" w:cs="Times New Roman"/>
          <w:i/>
          <w:sz w:val="23"/>
          <w:szCs w:val="23"/>
        </w:rPr>
        <w:t>is</w:t>
      </w:r>
      <w:r>
        <w:rPr>
          <w:rFonts w:ascii="Times New Roman" w:hAnsi="Times New Roman" w:cs="Times New Roman"/>
          <w:sz w:val="23"/>
          <w:szCs w:val="23"/>
        </w:rPr>
        <w:t xml:space="preserve"> geometry, that normative phenomena can be reduced to spatial relations, or that the richness of legal reasoning can be captured in a matrix of pairwise distances. The claim is narrower and more specific: that geometry can serve as a legitimate </w:t>
      </w:r>
      <w:r>
        <w:rPr>
          <w:rFonts w:ascii="Times New Roman" w:hAnsi="Times New Roman" w:cs="Times New Roman"/>
          <w:i/>
          <w:sz w:val="23"/>
          <w:szCs w:val="23"/>
        </w:rPr>
        <w:t>instrument</w:t>
      </w:r>
      <w:r>
        <w:rPr>
          <w:rFonts w:ascii="Times New Roman" w:hAnsi="Times New Roman" w:cs="Times New Roman"/>
          <w:sz w:val="23"/>
          <w:szCs w:val="23"/>
        </w:rPr>
        <w:t xml:space="preserve"> of legal knowledge, one that renders visible a dimension of meaning that has hitherto been accessible only through hermeneutic reconstruction.</w:t>
      </w:r>
    </w:p>
    <w:p w14:paraId="6E806D25" w14:textId="6CABDAC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distinction between instrument and object is fundamental. The telescope analogy introduced in 1.1 bears repeating in its negative formulation: the lenses did not assert that celestial bodies are optical phenomena; they used optics to observe them. In the same way, the embedding space does not assert that legal meaning is geometric. It uses geometry to observe a dimension of meaning, the relational structure among concepts, that would otherwise remain accessible only through hermeneutic reconstruction. The instrument is interposed between the jurist and the semantic organisation of a legal tradition. It does not claim that law is reducible to its output, any more than the telescope claimed that Jupiter’s moons were reducible to the refraction of light.</w:t>
      </w:r>
    </w:p>
    <w:p w14:paraId="4FE82325"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37" w:name="X40a35ed01708d66b877dc74c9a2029e3063d91c"/>
      <w:r>
        <w:rPr>
          <w:rFonts w:ascii="Times New Roman" w:hAnsi="Times New Roman" w:cs="Times New Roman"/>
          <w:b/>
          <w:bCs w:val="0"/>
          <w:color w:val="000000" w:themeColor="text1"/>
          <w:sz w:val="23"/>
          <w:szCs w:val="23"/>
        </w:rPr>
        <w:t>What embeddings capture, and what they do not</w:t>
      </w:r>
      <w:bookmarkEnd w:id="37"/>
    </w:p>
    <w:p w14:paraId="17992247"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It is equally essential to be precise about the object that the instrument observes. What embedding spaces capture is distributional relational structure: the statistical sediment of how a linguistic community uses its legal concepts, which terms appear in similar contexts, which are kept apart, which cluster together into recognisable domains. This is a genuine dimension of meaning. It is not the whole of it.</w:t>
      </w:r>
    </w:p>
    <w:p w14:paraId="68C4BD7B" w14:textId="17F4EA33"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What embeddings do not capture is substantial. They do not capture argumentation: the chain of reasons that a court marshals in support of a conclusion. They do not capture institutional context: the fact that a constitutional provision occupies a different normative rank than a ministerial regulation, even if both employ the same vocabulary. They do not capture legislative intent, normative force, or precedential reasoning. They do not capture the hermeneutic richness of interpretation, the layered interplay of text, context, purpose, and tradition that Betti’s canons sought to discipline and that Gadamer’s </w:t>
      </w:r>
      <w:r>
        <w:rPr>
          <w:rFonts w:ascii="Times New Roman" w:hAnsi="Times New Roman" w:cs="Times New Roman"/>
          <w:i/>
          <w:sz w:val="23"/>
          <w:szCs w:val="23"/>
        </w:rPr>
        <w:t>wirkungsgeschichtliches Bewusstsein</w:t>
      </w:r>
      <w:r>
        <w:rPr>
          <w:rFonts w:ascii="Times New Roman" w:hAnsi="Times New Roman" w:cs="Times New Roman"/>
          <w:sz w:val="23"/>
          <w:szCs w:val="23"/>
        </w:rPr>
        <w:t xml:space="preserve"> sought to describe. The object of measurement in this thesis is the </w:t>
      </w:r>
      <w:r>
        <w:rPr>
          <w:rFonts w:ascii="Times New Roman" w:hAnsi="Times New Roman" w:cs="Times New Roman"/>
          <w:i/>
          <w:sz w:val="23"/>
          <w:szCs w:val="23"/>
        </w:rPr>
        <w:t>structure</w:t>
      </w:r>
      <w:r>
        <w:rPr>
          <w:rFonts w:ascii="Times New Roman" w:hAnsi="Times New Roman" w:cs="Times New Roman"/>
          <w:sz w:val="23"/>
          <w:szCs w:val="23"/>
        </w:rPr>
        <w:t xml:space="preserve"> of meaning, the geometry of relations between concepts, not meaning in its full juristic sense. The distinction is not a concession wrung from the argument; it is built into the argument’s foundation. As the measurability thesis (1.4) makes explicit, what is claimed to be observable and measurable is the relational organisation of concepts, not the totality of what law means.</w:t>
      </w:r>
    </w:p>
    <w:p w14:paraId="5EA600A8"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38" w:name="X8396246c52f580545d82ce89cd3d6a9691ab8bf"/>
      <w:r>
        <w:rPr>
          <w:rFonts w:ascii="Times New Roman" w:hAnsi="Times New Roman" w:cs="Times New Roman"/>
          <w:b/>
          <w:bCs w:val="0"/>
          <w:color w:val="000000" w:themeColor="text1"/>
          <w:sz w:val="23"/>
          <w:szCs w:val="23"/>
        </w:rPr>
        <w:lastRenderedPageBreak/>
        <w:t>Measurement does not replace interpretation</w:t>
      </w:r>
      <w:bookmarkEnd w:id="38"/>
    </w:p>
    <w:p w14:paraId="2174193B"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 xml:space="preserve">The relationship between measurement and interpretation is complementary, not competitive. The embedding space is the telescope, not the astronomer. The instrument can reveal that two legal traditions organise their constitutional vocabulary in geometrically distinct ways, that certain concepts occupy isolated positions in one tradition and central positions in another, that a domain which is tightly cohesive in one legal culture is fragmented in another. These are observations. They become </w:t>
      </w:r>
      <w:r>
        <w:rPr>
          <w:rFonts w:ascii="Times New Roman" w:hAnsi="Times New Roman" w:cs="Times New Roman"/>
          <w:i/>
          <w:sz w:val="23"/>
          <w:szCs w:val="23"/>
        </w:rPr>
        <w:t>legal knowledge</w:t>
      </w:r>
      <w:r>
        <w:rPr>
          <w:rFonts w:ascii="Times New Roman" w:hAnsi="Times New Roman" w:cs="Times New Roman"/>
          <w:sz w:val="23"/>
          <w:szCs w:val="23"/>
        </w:rPr>
        <w:t xml:space="preserve"> only when a jurist, equipped with doctrinal understanding and comparative sensibility, interprets them: asks why the divergence exists, what institutional or historical factors might account for it, and what consequences it carries for the translatability of legal norms across systems.</w:t>
      </w:r>
    </w:p>
    <w:p w14:paraId="7DF8AAFF"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 xml:space="preserve">The instrument provides the measure; the jurist provides the judgment. This division of labour is not a limitation but a feature. It is precisely because the instrument does not interpret that its output is intersubjectively accessible: two jurists examining the same representational dissimilarity matrix will observe the same distances, even if they assign different legal significance to what they observe. The interpretive task, far from being eliminated, is sharpened: the jurist no longer debates whether a divergence exists (the instrument settles this) but what the divergence means. Chapter 4, under the heading </w:t>
      </w:r>
      <w:r>
        <w:rPr>
          <w:rFonts w:ascii="Times New Roman" w:hAnsi="Times New Roman" w:cs="Times New Roman"/>
          <w:i/>
          <w:sz w:val="23"/>
          <w:szCs w:val="23"/>
        </w:rPr>
        <w:t>Quod numeri tacent</w:t>
      </w:r>
      <w:r>
        <w:rPr>
          <w:rFonts w:ascii="Times New Roman" w:hAnsi="Times New Roman" w:cs="Times New Roman"/>
          <w:sz w:val="23"/>
          <w:szCs w:val="23"/>
        </w:rPr>
        <w:t xml:space="preserve"> (what the numbers do not say), returns to this boundary in detail.</w:t>
      </w:r>
      <w:r>
        <w:rPr>
          <w:rStyle w:val="Rimandonotaapidipagina"/>
          <w:rFonts w:ascii="Times New Roman" w:hAnsi="Times New Roman" w:cs="Times New Roman"/>
          <w:sz w:val="23"/>
          <w:szCs w:val="23"/>
        </w:rPr>
        <w:footnoteReference w:id="81"/>
      </w:r>
    </w:p>
    <w:p w14:paraId="47C4EC2D"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39" w:name="models-are-not-culturally-neutral"/>
      <w:r>
        <w:rPr>
          <w:rFonts w:ascii="Times New Roman" w:hAnsi="Times New Roman" w:cs="Times New Roman"/>
          <w:b/>
          <w:bCs w:val="0"/>
          <w:color w:val="000000" w:themeColor="text1"/>
          <w:sz w:val="23"/>
          <w:szCs w:val="23"/>
        </w:rPr>
        <w:t>Models are not culturally neutral</w:t>
      </w:r>
      <w:bookmarkEnd w:id="39"/>
    </w:p>
    <w:p w14:paraId="68A557A2"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 xml:space="preserve">No embedding model is a view from nowhere. Every model is trained on a corpus produced by a specific linguistic community, and the distributional patterns it absorbs are the patterns of that community’s practices. Each model, to borrow the language of the Historical School, has its own </w:t>
      </w:r>
      <w:r>
        <w:rPr>
          <w:rFonts w:ascii="Times New Roman" w:hAnsi="Times New Roman" w:cs="Times New Roman"/>
          <w:i/>
          <w:sz w:val="23"/>
          <w:szCs w:val="23"/>
        </w:rPr>
        <w:t>Volk</w:t>
      </w:r>
      <w:r>
        <w:rPr>
          <w:rFonts w:ascii="Times New Roman" w:hAnsi="Times New Roman" w:cs="Times New Roman"/>
          <w:sz w:val="23"/>
          <w:szCs w:val="23"/>
        </w:rPr>
        <w:t>.</w:t>
      </w:r>
      <w:r>
        <w:rPr>
          <w:rStyle w:val="Rimandonotaapidipagina"/>
          <w:rFonts w:ascii="Times New Roman" w:hAnsi="Times New Roman" w:cs="Times New Roman"/>
          <w:sz w:val="23"/>
          <w:szCs w:val="23"/>
        </w:rPr>
        <w:footnoteReference w:id="82"/>
      </w:r>
      <w:r>
        <w:rPr>
          <w:rFonts w:ascii="Times New Roman" w:hAnsi="Times New Roman" w:cs="Times New Roman"/>
          <w:sz w:val="23"/>
          <w:szCs w:val="23"/>
        </w:rPr>
        <w:t xml:space="preserve"> The models employed in this thesis have each absorbed the semantic structure of the corpus on which they were trained; a model trained on anglophone texts and a model trained on sinophone texts will reflect, respectively, the distributional practices of their own linguistic communities. The resulting embedding spaces are not neutral coordinate systems; they are cultural artifacts, shaped by the practices they encode.</w:t>
      </w:r>
    </w:p>
    <w:p w14:paraId="2A1FC129"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The methodological design of the thesis addresses this condition without pretending to eliminate it. The monolingual architecture, in which each tradition is represented by models trained exclusively on its own linguistic community’s texts, isolates the cultural variable: any systematic difference between the resulting embedding spaces reflects a difference in the distributional practices of the two communities, not an artifact of cross-lingual alignment. But isolation is not elimination. The models remain cultural objects, and their outputs must be read as such. The panel of three independently trained models per tradition serves as a robustness control: a finding is attributed to the tradition, rather than to the idiosyncrasies of a single model, only if it replicates across the panel.</w:t>
      </w:r>
      <w:r>
        <w:rPr>
          <w:rStyle w:val="Rimandonotaapidipagina"/>
          <w:rFonts w:ascii="Times New Roman" w:hAnsi="Times New Roman" w:cs="Times New Roman"/>
          <w:sz w:val="23"/>
          <w:szCs w:val="23"/>
        </w:rPr>
        <w:footnoteReference w:id="83"/>
      </w:r>
    </w:p>
    <w:p w14:paraId="1F421D89"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40" w:name="correlation-not-causation"/>
      <w:r>
        <w:rPr>
          <w:rFonts w:ascii="Times New Roman" w:hAnsi="Times New Roman" w:cs="Times New Roman"/>
          <w:b/>
          <w:bCs w:val="0"/>
          <w:color w:val="000000" w:themeColor="text1"/>
          <w:sz w:val="23"/>
          <w:szCs w:val="23"/>
        </w:rPr>
        <w:lastRenderedPageBreak/>
        <w:t>Correlation, not causation</w:t>
      </w:r>
      <w:bookmarkEnd w:id="40"/>
    </w:p>
    <w:p w14:paraId="4673C9DD" w14:textId="29C95B34"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 xml:space="preserve">The geometric patterns that the apparatus reveals are structural correlations, not causal explanations. If the embedding spaces of the English-language and Chinese-language models organise a particular legal domain differently, the thesis can describe the difference, quantify it, and assess its statistical reliability. It cannot, from geometry alone, explain </w:t>
      </w:r>
      <w:r>
        <w:rPr>
          <w:rFonts w:ascii="Times New Roman" w:hAnsi="Times New Roman" w:cs="Times New Roman"/>
          <w:i/>
          <w:sz w:val="23"/>
          <w:szCs w:val="23"/>
        </w:rPr>
        <w:t>why</w:t>
      </w:r>
      <w:r>
        <w:rPr>
          <w:rFonts w:ascii="Times New Roman" w:hAnsi="Times New Roman" w:cs="Times New Roman"/>
          <w:sz w:val="23"/>
          <w:szCs w:val="23"/>
        </w:rPr>
        <w:t xml:space="preserve"> the difference exists. The causes may be historical (centuries of divergent institutional development), linguistic (the categorial structure of the language itself), political (the influence of particular legislative traditions), or some combination of all three. Geometric measurement identifies the </w:t>
      </w:r>
      <w:r>
        <w:rPr>
          <w:rFonts w:ascii="Times New Roman" w:hAnsi="Times New Roman" w:cs="Times New Roman"/>
          <w:i/>
          <w:sz w:val="23"/>
          <w:szCs w:val="23"/>
        </w:rPr>
        <w:t>quod</w:t>
      </w:r>
      <w:r>
        <w:rPr>
          <w:rFonts w:ascii="Times New Roman" w:hAnsi="Times New Roman" w:cs="Times New Roman"/>
          <w:sz w:val="23"/>
          <w:szCs w:val="23"/>
        </w:rPr>
        <w:t xml:space="preserve"> (what the structure is); it does not pronounce upon the </w:t>
      </w:r>
      <w:r>
        <w:rPr>
          <w:rFonts w:ascii="Times New Roman" w:hAnsi="Times New Roman" w:cs="Times New Roman"/>
          <w:i/>
          <w:sz w:val="23"/>
          <w:szCs w:val="23"/>
        </w:rPr>
        <w:t>cur</w:t>
      </w:r>
      <w:r>
        <w:rPr>
          <w:rFonts w:ascii="Times New Roman" w:hAnsi="Times New Roman" w:cs="Times New Roman"/>
          <w:sz w:val="23"/>
          <w:szCs w:val="23"/>
        </w:rPr>
        <w:t xml:space="preserve"> (why the structure is so).</w:t>
      </w:r>
      <w:r>
        <w:rPr>
          <w:rStyle w:val="Rimandonotaapidipagina"/>
          <w:rFonts w:ascii="Times New Roman" w:hAnsi="Times New Roman" w:cs="Times New Roman"/>
          <w:sz w:val="23"/>
          <w:szCs w:val="23"/>
        </w:rPr>
        <w:footnoteReference w:id="84"/>
      </w:r>
      <w:r>
        <w:rPr>
          <w:rFonts w:ascii="Times New Roman" w:hAnsi="Times New Roman" w:cs="Times New Roman"/>
          <w:sz w:val="23"/>
          <w:szCs w:val="23"/>
        </w:rPr>
        <w:t xml:space="preserve"> The inferential discipline adopted throughout this work (2.4) enforces this boundary rigorously: every empirical observation is accompanied by an explicit statement of what the measurement can and cannot support.</w:t>
      </w:r>
    </w:p>
    <w:p w14:paraId="63140CDB"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41" w:name="this-is-not-comparative-law"/>
      <w:r>
        <w:rPr>
          <w:rFonts w:ascii="Times New Roman" w:hAnsi="Times New Roman" w:cs="Times New Roman"/>
          <w:b/>
          <w:bCs w:val="0"/>
          <w:color w:val="000000" w:themeColor="text1"/>
          <w:sz w:val="23"/>
          <w:szCs w:val="23"/>
        </w:rPr>
        <w:t>This is not comparative law</w:t>
      </w:r>
      <w:bookmarkEnd w:id="41"/>
    </w:p>
    <w:p w14:paraId="133E2B24" w14:textId="77777777"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Finally, and most consequentially for the disciplinary positioning of the thesis: the cross-tradition comparison that structures the empirical chapters is the experimental design, not the research question. The thesis does not ask how different legal traditions diverge. It asks whether embedding spaces can serve as instruments of legal knowledge, and if so, with what reliability and within what limits.</w:t>
      </w:r>
    </w:p>
    <w:p w14:paraId="5309C80A"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t>A measurement instrument cannot be validated in a vacuum. It requires variation: known or expected differences against which the instrument’s sensitivity can be tested. A thermometer is validated by exposing it to substances at different temperatures; a telescope is validated by directing it toward objects at different distances. The cross-tradition comparison serves the same function. The specific experimental setting, in which the same legal concepts exist in two linguistic traditions within a shared normative framework, furnishes the variation necessary to test whether the instrument detects differences where institutional and linguistic conditions predict them.</w:t>
      </w:r>
      <w:r>
        <w:rPr>
          <w:rStyle w:val="Rimandonotaapidipagina"/>
          <w:rFonts w:ascii="Times New Roman" w:hAnsi="Times New Roman" w:cs="Times New Roman"/>
          <w:sz w:val="23"/>
          <w:szCs w:val="23"/>
        </w:rPr>
        <w:footnoteReference w:id="85"/>
      </w:r>
      <w:r>
        <w:rPr>
          <w:rFonts w:ascii="Times New Roman" w:hAnsi="Times New Roman" w:cs="Times New Roman"/>
          <w:sz w:val="23"/>
          <w:szCs w:val="23"/>
        </w:rPr>
        <w:t xml:space="preserve"> If the instrument detects no structure, it fails the first test (signal). If it detects structure but that structure is unstable across models, it fails the second (reliability). If it detects stable structure but cannot discriminate between conditions where differences are expected and conditions where they are not, it fails the third (discriminating power). These are questions of methodology, not of comparative law. The answers may, in time, benefit the comparatist. But they belong, in the first instance, to the epistemology and methodology of legal science.</w:t>
      </w:r>
    </w:p>
    <w:p w14:paraId="394BF7CF"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42" w:name="from-argument-to-apparatus"/>
      <w:r>
        <w:rPr>
          <w:rFonts w:ascii="Times New Roman" w:hAnsi="Times New Roman" w:cs="Times New Roman"/>
          <w:b/>
          <w:bCs w:val="0"/>
          <w:color w:val="000000" w:themeColor="text1"/>
          <w:sz w:val="23"/>
          <w:szCs w:val="23"/>
        </w:rPr>
        <w:t>From argument to apparatus</w:t>
      </w:r>
      <w:bookmarkEnd w:id="42"/>
    </w:p>
    <w:p w14:paraId="326E8150" w14:textId="039AA66C" w:rsidR="006953A9" w:rsidRPr="009E0CF1" w:rsidRDefault="00000000" w:rsidP="009E0CF1">
      <w:pPr>
        <w:pStyle w:val="FirstParagraph"/>
        <w:spacing w:before="0"/>
        <w:jc w:val="both"/>
        <w:rPr>
          <w:rFonts w:ascii="Times New Roman" w:hAnsi="Times New Roman" w:cs="Times New Roman"/>
          <w:sz w:val="23"/>
          <w:szCs w:val="23"/>
        </w:rPr>
      </w:pPr>
      <w:r>
        <w:rPr>
          <w:rFonts w:ascii="Times New Roman" w:hAnsi="Times New Roman" w:cs="Times New Roman"/>
          <w:sz w:val="23"/>
          <w:szCs w:val="23"/>
        </w:rPr>
        <w:t>The theoretical argument is now complete. Chapter 1 has established that legal science operates upon meaning without possessing an instrument to measure it (1.1); that the philosophical tradition from Savigny to Wittgenstein constitutes legal meaning as a collective, practice-based, and in principle observable phenomenon (1.2); that the distributional hypothesis and its computational implementations transform this philosophical insight into geometric representations amenable to systematic analysis (1.3); and that the framework of second-order isomorphism provides the method for comparing such representations across independently constructed spaces (1.4). The present section has circumscribed the claim: the thesis proposes an instrument, not a reduction; it measures structure, not the totality of meaning; it describes correlations, not causes; and its comparative design is a validation protocol, not a contribution to comparative law.</w:t>
      </w:r>
    </w:p>
    <w:p w14:paraId="5463ADFB" w14:textId="77777777" w:rsidR="006953A9" w:rsidRPr="009E0CF1" w:rsidRDefault="00000000" w:rsidP="009E0CF1">
      <w:pPr>
        <w:pStyle w:val="Corpotesto"/>
        <w:spacing w:before="0"/>
        <w:jc w:val="both"/>
        <w:rPr>
          <w:rFonts w:ascii="Times New Roman" w:hAnsi="Times New Roman" w:cs="Times New Roman"/>
          <w:sz w:val="23"/>
          <w:szCs w:val="23"/>
        </w:rPr>
      </w:pPr>
      <w:r>
        <w:rPr>
          <w:rFonts w:ascii="Times New Roman" w:hAnsi="Times New Roman" w:cs="Times New Roman"/>
          <w:sz w:val="23"/>
          <w:szCs w:val="23"/>
        </w:rPr>
        <w:lastRenderedPageBreak/>
        <w:t xml:space="preserve">What remains is to build the instrument. Chapter 2 turns from the question of </w:t>
      </w:r>
      <w:r>
        <w:rPr>
          <w:rFonts w:ascii="Times New Roman" w:hAnsi="Times New Roman" w:cs="Times New Roman"/>
          <w:i/>
          <w:sz w:val="23"/>
          <w:szCs w:val="23"/>
        </w:rPr>
        <w:t>whether</w:t>
      </w:r>
      <w:r>
        <w:rPr>
          <w:rFonts w:ascii="Times New Roman" w:hAnsi="Times New Roman" w:cs="Times New Roman"/>
          <w:sz w:val="23"/>
          <w:szCs w:val="23"/>
        </w:rPr>
        <w:t xml:space="preserve"> legal meaning can be measured to the question of </w:t>
      </w:r>
      <w:r>
        <w:rPr>
          <w:rFonts w:ascii="Times New Roman" w:hAnsi="Times New Roman" w:cs="Times New Roman"/>
          <w:i/>
          <w:sz w:val="23"/>
          <w:szCs w:val="23"/>
        </w:rPr>
        <w:t>how</w:t>
      </w:r>
      <w:r>
        <w:rPr>
          <w:rFonts w:ascii="Times New Roman" w:hAnsi="Times New Roman" w:cs="Times New Roman"/>
          <w:sz w:val="23"/>
          <w:szCs w:val="23"/>
        </w:rPr>
        <w:t>: the construction of the dataset, the selection and justification of the embedding models, the statistical apparatus, and the experimental design through which the measurability thesis is put to empirical test.</w:t>
      </w:r>
    </w:p>
    <w:sectPr w:rsidR="006953A9" w:rsidRPr="009E0CF1">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7F7A8" w14:textId="77777777" w:rsidR="00C61CBB" w:rsidRDefault="00C61CBB">
      <w:pPr>
        <w:spacing w:after="0"/>
      </w:pPr>
      <w:r>
        <w:separator/>
      </w:r>
    </w:p>
  </w:endnote>
  <w:endnote w:type="continuationSeparator" w:id="0">
    <w:p w14:paraId="4C685DE1" w14:textId="77777777" w:rsidR="00C61CBB" w:rsidRDefault="00C61C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88263" w14:textId="77777777" w:rsidR="00C61CBB" w:rsidRDefault="00C61CBB">
      <w:r>
        <w:separator/>
      </w:r>
    </w:p>
  </w:footnote>
  <w:footnote w:type="continuationSeparator" w:id="0">
    <w:p w14:paraId="3D704D6B" w14:textId="77777777" w:rsidR="00C61CBB" w:rsidRDefault="00C61CBB">
      <w:r>
        <w:continuationSeparator/>
      </w:r>
    </w:p>
  </w:footnote>
  <w:footnote w:id="1">
    <w:p w14:paraId="67DBBFB0"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Engisch</w:t>
      </w:r>
      <w:proofErr w:type="spellEnd"/>
      <w:r w:rsidRPr="00FC4CFE">
        <w:rPr>
          <w:rFonts w:ascii="Times New Roman" w:hAnsi="Times New Roman" w:cs="Times New Roman"/>
          <w:sz w:val="18"/>
          <w:szCs w:val="18"/>
        </w:rPr>
        <w:t xml:space="preserve"> formalized subsumption as the fundamental logical operation of legal reasoning: the application of a general rule to a particular case through the mediation of a middle term. The legal syllogism proceeds from the </w:t>
      </w:r>
      <w:proofErr w:type="spellStart"/>
      <w:r w:rsidRPr="00FC4CFE">
        <w:rPr>
          <w:rFonts w:ascii="Times New Roman" w:hAnsi="Times New Roman" w:cs="Times New Roman"/>
          <w:i/>
          <w:sz w:val="18"/>
          <w:szCs w:val="18"/>
        </w:rPr>
        <w:t>Rechtsnorm</w:t>
      </w:r>
      <w:proofErr w:type="spellEnd"/>
      <w:r w:rsidRPr="00FC4CFE">
        <w:rPr>
          <w:rFonts w:ascii="Times New Roman" w:hAnsi="Times New Roman" w:cs="Times New Roman"/>
          <w:sz w:val="18"/>
          <w:szCs w:val="18"/>
        </w:rPr>
        <w:t xml:space="preserve"> (major premise) through the </w:t>
      </w:r>
      <w:proofErr w:type="spellStart"/>
      <w:r w:rsidRPr="00FC4CFE">
        <w:rPr>
          <w:rFonts w:ascii="Times New Roman" w:hAnsi="Times New Roman" w:cs="Times New Roman"/>
          <w:i/>
          <w:sz w:val="18"/>
          <w:szCs w:val="18"/>
        </w:rPr>
        <w:t>Sachverhalt</w:t>
      </w:r>
      <w:proofErr w:type="spellEnd"/>
      <w:r w:rsidRPr="00FC4CFE">
        <w:rPr>
          <w:rFonts w:ascii="Times New Roman" w:hAnsi="Times New Roman" w:cs="Times New Roman"/>
          <w:sz w:val="18"/>
          <w:szCs w:val="18"/>
        </w:rPr>
        <w:t xml:space="preserve"> (minor premise) to the </w:t>
      </w:r>
      <w:proofErr w:type="spellStart"/>
      <w:r w:rsidRPr="00FC4CFE">
        <w:rPr>
          <w:rFonts w:ascii="Times New Roman" w:hAnsi="Times New Roman" w:cs="Times New Roman"/>
          <w:i/>
          <w:sz w:val="18"/>
          <w:szCs w:val="18"/>
        </w:rPr>
        <w:t>Rechtsfolge</w:t>
      </w:r>
      <w:proofErr w:type="spellEnd"/>
      <w:r w:rsidRPr="00FC4CFE">
        <w:rPr>
          <w:rFonts w:ascii="Times New Roman" w:hAnsi="Times New Roman" w:cs="Times New Roman"/>
          <w:sz w:val="18"/>
          <w:szCs w:val="18"/>
        </w:rPr>
        <w:t xml:space="preserve"> (legal consequence). </w:t>
      </w:r>
      <w:r w:rsidRPr="00FC4CFE">
        <w:rPr>
          <w:rFonts w:ascii="Times New Roman" w:hAnsi="Times New Roman" w:cs="Times New Roman"/>
          <w:sz w:val="18"/>
          <w:szCs w:val="18"/>
          <w:highlight w:val="yellow"/>
        </w:rPr>
        <w:t xml:space="preserve">See </w:t>
      </w:r>
      <w:r w:rsidRPr="00FC4CFE">
        <w:rPr>
          <w:rFonts w:ascii="Times New Roman" w:hAnsi="Times New Roman" w:cs="Times New Roman"/>
          <w:smallCaps/>
          <w:sz w:val="18"/>
          <w:szCs w:val="18"/>
          <w:highlight w:val="yellow"/>
        </w:rPr>
        <w:t xml:space="preserve">k. </w:t>
      </w:r>
      <w:proofErr w:type="spellStart"/>
      <w:r w:rsidRPr="00FC4CFE">
        <w:rPr>
          <w:rFonts w:ascii="Times New Roman" w:hAnsi="Times New Roman" w:cs="Times New Roman"/>
          <w:smallCaps/>
          <w:sz w:val="18"/>
          <w:szCs w:val="18"/>
          <w:highlight w:val="yellow"/>
        </w:rPr>
        <w:t>engisch</w:t>
      </w:r>
      <w:proofErr w:type="spellEnd"/>
      <w:r w:rsidRPr="00FC4CFE">
        <w:rPr>
          <w:rFonts w:ascii="Times New Roman" w:hAnsi="Times New Roman" w:cs="Times New Roman"/>
          <w:sz w:val="18"/>
          <w:szCs w:val="18"/>
          <w:highlight w:val="yellow"/>
        </w:rPr>
        <w:t xml:space="preserve">, </w:t>
      </w:r>
      <w:proofErr w:type="spellStart"/>
      <w:r w:rsidRPr="00FC4CFE">
        <w:rPr>
          <w:rFonts w:ascii="Times New Roman" w:hAnsi="Times New Roman" w:cs="Times New Roman"/>
          <w:i/>
          <w:sz w:val="18"/>
          <w:szCs w:val="18"/>
          <w:highlight w:val="yellow"/>
        </w:rPr>
        <w:t>Einfuhrung</w:t>
      </w:r>
      <w:proofErr w:type="spellEnd"/>
      <w:r w:rsidRPr="00FC4CFE">
        <w:rPr>
          <w:rFonts w:ascii="Times New Roman" w:hAnsi="Times New Roman" w:cs="Times New Roman"/>
          <w:i/>
          <w:sz w:val="18"/>
          <w:szCs w:val="18"/>
          <w:highlight w:val="yellow"/>
        </w:rPr>
        <w:t xml:space="preserve"> in das </w:t>
      </w:r>
      <w:proofErr w:type="spellStart"/>
      <w:r w:rsidRPr="00FC4CFE">
        <w:rPr>
          <w:rFonts w:ascii="Times New Roman" w:hAnsi="Times New Roman" w:cs="Times New Roman"/>
          <w:i/>
          <w:sz w:val="18"/>
          <w:szCs w:val="18"/>
          <w:highlight w:val="yellow"/>
        </w:rPr>
        <w:t>juristische</w:t>
      </w:r>
      <w:proofErr w:type="spellEnd"/>
      <w:r w:rsidRPr="00FC4CFE">
        <w:rPr>
          <w:rFonts w:ascii="Times New Roman" w:hAnsi="Times New Roman" w:cs="Times New Roman"/>
          <w:i/>
          <w:sz w:val="18"/>
          <w:szCs w:val="18"/>
          <w:highlight w:val="yellow"/>
        </w:rPr>
        <w:t xml:space="preserve"> Denken</w:t>
      </w:r>
      <w:r w:rsidRPr="00FC4CFE">
        <w:rPr>
          <w:rFonts w:ascii="Times New Roman" w:hAnsi="Times New Roman" w:cs="Times New Roman"/>
          <w:sz w:val="18"/>
          <w:szCs w:val="18"/>
          <w:highlight w:val="yellow"/>
        </w:rPr>
        <w:t xml:space="preserve">, 8. </w:t>
      </w:r>
      <w:proofErr w:type="spellStart"/>
      <w:r w:rsidRPr="00FC4CFE">
        <w:rPr>
          <w:rFonts w:ascii="Times New Roman" w:hAnsi="Times New Roman" w:cs="Times New Roman"/>
          <w:sz w:val="18"/>
          <w:szCs w:val="18"/>
          <w:highlight w:val="yellow"/>
        </w:rPr>
        <w:t>Aufl</w:t>
      </w:r>
      <w:proofErr w:type="spellEnd"/>
      <w:r w:rsidRPr="00FC4CFE">
        <w:rPr>
          <w:rFonts w:ascii="Times New Roman" w:hAnsi="Times New Roman" w:cs="Times New Roman"/>
          <w:sz w:val="18"/>
          <w:szCs w:val="18"/>
          <w:highlight w:val="yellow"/>
        </w:rPr>
        <w:t xml:space="preserve">., Kohlhammer, Stuttgart 1983, </w:t>
      </w:r>
      <w:proofErr w:type="spellStart"/>
      <w:r w:rsidRPr="00FC4CFE">
        <w:rPr>
          <w:rFonts w:ascii="Times New Roman" w:hAnsi="Times New Roman" w:cs="Times New Roman"/>
          <w:sz w:val="18"/>
          <w:szCs w:val="18"/>
          <w:highlight w:val="yellow"/>
        </w:rPr>
        <w:t>ch.</w:t>
      </w:r>
      <w:proofErr w:type="spellEnd"/>
      <w:r w:rsidRPr="00FC4CFE">
        <w:rPr>
          <w:rFonts w:ascii="Times New Roman" w:hAnsi="Times New Roman" w:cs="Times New Roman"/>
          <w:sz w:val="18"/>
          <w:szCs w:val="18"/>
          <w:highlight w:val="yellow"/>
        </w:rPr>
        <w:t> III.</w:t>
      </w:r>
      <w:r w:rsidRPr="00FC4CFE">
        <w:rPr>
          <w:rFonts w:ascii="Times New Roman" w:hAnsi="Times New Roman" w:cs="Times New Roman"/>
          <w:sz w:val="18"/>
          <w:szCs w:val="18"/>
        </w:rPr>
        <w:t xml:space="preserve"> [CONTROLLARE]</w:t>
      </w:r>
    </w:p>
  </w:footnote>
  <w:footnote w:id="2">
    <w:p w14:paraId="7455BA4C" w14:textId="77777777" w:rsidR="001B491B" w:rsidRPr="00FC4CFE" w:rsidRDefault="001B491B" w:rsidP="001B491B">
      <w:pPr>
        <w:pStyle w:val="Testonotaapidipagina"/>
        <w:spacing w:after="0"/>
        <w:rPr>
          <w:rFonts w:ascii="Times New Roman" w:hAnsi="Times New Roman" w:cs="Times New Roman"/>
          <w:sz w:val="18"/>
          <w:szCs w:val="18"/>
          <w:lang w:val="it-IT"/>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smallCaps/>
          <w:sz w:val="18"/>
          <w:szCs w:val="18"/>
        </w:rPr>
        <w:t xml:space="preserve">h. </w:t>
      </w:r>
      <w:proofErr w:type="spellStart"/>
      <w:r w:rsidRPr="00FC4CFE">
        <w:rPr>
          <w:rFonts w:ascii="Times New Roman" w:hAnsi="Times New Roman" w:cs="Times New Roman"/>
          <w:smallCaps/>
          <w:sz w:val="18"/>
          <w:szCs w:val="18"/>
        </w:rPr>
        <w:t>kelsen</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Reine </w:t>
      </w:r>
      <w:proofErr w:type="spellStart"/>
      <w:r w:rsidRPr="00FC4CFE">
        <w:rPr>
          <w:rFonts w:ascii="Times New Roman" w:hAnsi="Times New Roman" w:cs="Times New Roman"/>
          <w:i/>
          <w:sz w:val="18"/>
          <w:szCs w:val="18"/>
        </w:rPr>
        <w:t>Rechtslehre</w:t>
      </w:r>
      <w:proofErr w:type="spellEnd"/>
      <w:r w:rsidRPr="00FC4CFE">
        <w:rPr>
          <w:rFonts w:ascii="Times New Roman" w:hAnsi="Times New Roman" w:cs="Times New Roman"/>
          <w:sz w:val="18"/>
          <w:szCs w:val="18"/>
        </w:rPr>
        <w:t xml:space="preserve">, 2. </w:t>
      </w:r>
      <w:proofErr w:type="spellStart"/>
      <w:r w:rsidRPr="00FC4CFE">
        <w:rPr>
          <w:rFonts w:ascii="Times New Roman" w:hAnsi="Times New Roman" w:cs="Times New Roman"/>
          <w:sz w:val="18"/>
          <w:szCs w:val="18"/>
        </w:rPr>
        <w:t>Aufl</w:t>
      </w:r>
      <w:proofErr w:type="spellEnd"/>
      <w:r w:rsidRPr="00FC4CFE">
        <w:rPr>
          <w:rFonts w:ascii="Times New Roman" w:hAnsi="Times New Roman" w:cs="Times New Roman"/>
          <w:sz w:val="18"/>
          <w:szCs w:val="18"/>
        </w:rPr>
        <w:t>., Franz Deuticke, Wien 1960</w:t>
      </w:r>
    </w:p>
  </w:footnote>
  <w:footnote w:id="3">
    <w:p w14:paraId="17D8DD03" w14:textId="77777777" w:rsidR="001B491B" w:rsidRPr="00FC4CFE" w:rsidRDefault="001B491B" w:rsidP="001B491B">
      <w:pPr>
        <w:pStyle w:val="p1"/>
        <w:rPr>
          <w:rFonts w:ascii="Times New Roman" w:hAnsi="Times New Roman"/>
        </w:rPr>
      </w:pPr>
      <w:r w:rsidRPr="00FC4CFE">
        <w:rPr>
          <w:rStyle w:val="Rimandonotaapidipagina"/>
          <w:rFonts w:ascii="Times New Roman" w:hAnsi="Times New Roman"/>
        </w:rPr>
        <w:footnoteRef/>
      </w:r>
      <w:r w:rsidRPr="00FC4CFE">
        <w:rPr>
          <w:rFonts w:ascii="Times New Roman" w:hAnsi="Times New Roman"/>
        </w:rPr>
        <w:t xml:space="preserve"> “</w:t>
      </w:r>
      <w:r w:rsidRPr="00FC4CFE">
        <w:rPr>
          <w:rFonts w:ascii="Times New Roman" w:hAnsi="Times New Roman"/>
          <w:lang w:val="en-GB"/>
        </w:rPr>
        <w:t>Nobody</w:t>
      </w:r>
      <w:r w:rsidRPr="00FC4CFE">
        <w:rPr>
          <w:rStyle w:val="s2"/>
          <w:rFonts w:ascii="Times New Roman" w:hAnsi="Times New Roman"/>
          <w:lang w:val="en-GB"/>
        </w:rPr>
        <w:t xml:space="preserve"> </w:t>
      </w:r>
      <w:r w:rsidRPr="00FC4CFE">
        <w:rPr>
          <w:rStyle w:val="s3"/>
          <w:rFonts w:ascii="Times New Roman" w:hAnsi="Times New Roman"/>
          <w:lang w:val="en-GB"/>
        </w:rPr>
        <w:t>can</w:t>
      </w:r>
      <w:r w:rsidRPr="00FC4CFE">
        <w:rPr>
          <w:rStyle w:val="s4"/>
          <w:rFonts w:ascii="Times New Roman" w:hAnsi="Times New Roman"/>
          <w:lang w:val="en-GB"/>
        </w:rPr>
        <w:t xml:space="preserve"> </w:t>
      </w:r>
      <w:r w:rsidRPr="00FC4CFE">
        <w:rPr>
          <w:rStyle w:val="s5"/>
          <w:rFonts w:ascii="Times New Roman" w:hAnsi="Times New Roman"/>
          <w:lang w:val="en-GB"/>
        </w:rPr>
        <w:t>assert</w:t>
      </w:r>
      <w:r w:rsidRPr="00FC4CFE">
        <w:rPr>
          <w:rStyle w:val="s6"/>
          <w:rFonts w:ascii="Times New Roman" w:hAnsi="Times New Roman"/>
          <w:lang w:val="en-GB"/>
        </w:rPr>
        <w:t xml:space="preserve"> </w:t>
      </w:r>
      <w:r w:rsidRPr="00FC4CFE">
        <w:rPr>
          <w:rStyle w:val="s7"/>
          <w:rFonts w:ascii="Times New Roman" w:hAnsi="Times New Roman"/>
          <w:lang w:val="en-GB"/>
        </w:rPr>
        <w:t>that</w:t>
      </w:r>
      <w:r w:rsidRPr="00FC4CFE">
        <w:rPr>
          <w:rStyle w:val="s8"/>
          <w:rFonts w:ascii="Times New Roman" w:hAnsi="Times New Roman"/>
          <w:lang w:val="en-GB"/>
        </w:rPr>
        <w:t xml:space="preserve"> </w:t>
      </w:r>
      <w:r w:rsidRPr="00FC4CFE">
        <w:rPr>
          <w:rStyle w:val="s9"/>
          <w:rFonts w:ascii="Times New Roman" w:hAnsi="Times New Roman"/>
          <w:lang w:val="en-GB"/>
        </w:rPr>
        <w:t xml:space="preserve">from </w:t>
      </w:r>
      <w:r w:rsidRPr="00FC4CFE">
        <w:rPr>
          <w:rStyle w:val="s10"/>
          <w:rFonts w:ascii="Times New Roman" w:hAnsi="Times New Roman"/>
          <w:lang w:val="en-GB"/>
        </w:rPr>
        <w:t>the</w:t>
      </w:r>
      <w:r w:rsidRPr="00FC4CFE">
        <w:rPr>
          <w:rStyle w:val="s11"/>
          <w:rFonts w:ascii="Times New Roman" w:hAnsi="Times New Roman"/>
          <w:lang w:val="en-GB"/>
        </w:rPr>
        <w:t xml:space="preserve"> </w:t>
      </w:r>
      <w:r w:rsidRPr="00FC4CFE">
        <w:rPr>
          <w:rFonts w:ascii="Times New Roman" w:hAnsi="Times New Roman"/>
          <w:lang w:val="en-GB"/>
        </w:rPr>
        <w:t>statement</w:t>
      </w:r>
      <w:r w:rsidRPr="00FC4CFE">
        <w:rPr>
          <w:rStyle w:val="s12"/>
          <w:rFonts w:ascii="Times New Roman" w:hAnsi="Times New Roman"/>
          <w:lang w:val="en-GB"/>
        </w:rPr>
        <w:t xml:space="preserve"> </w:t>
      </w:r>
      <w:r w:rsidRPr="00FC4CFE">
        <w:rPr>
          <w:rStyle w:val="s13"/>
          <w:rFonts w:ascii="Times New Roman" w:hAnsi="Times New Roman"/>
          <w:lang w:val="en-GB"/>
        </w:rPr>
        <w:t>that</w:t>
      </w:r>
      <w:r w:rsidRPr="00FC4CFE">
        <w:rPr>
          <w:rStyle w:val="s11"/>
          <w:rFonts w:ascii="Times New Roman" w:hAnsi="Times New Roman"/>
          <w:lang w:val="en-GB"/>
        </w:rPr>
        <w:t xml:space="preserve"> </w:t>
      </w:r>
      <w:r w:rsidRPr="00FC4CFE">
        <w:rPr>
          <w:rStyle w:val="s9"/>
          <w:rFonts w:ascii="Times New Roman" w:hAnsi="Times New Roman"/>
          <w:lang w:val="en-GB"/>
        </w:rPr>
        <w:t>something</w:t>
      </w:r>
      <w:r w:rsidRPr="00FC4CFE">
        <w:rPr>
          <w:rStyle w:val="s11"/>
          <w:rFonts w:ascii="Times New Roman" w:hAnsi="Times New Roman"/>
          <w:lang w:val="en-GB"/>
        </w:rPr>
        <w:t xml:space="preserve"> </w:t>
      </w:r>
      <w:r w:rsidRPr="00FC4CFE">
        <w:rPr>
          <w:rStyle w:val="s14"/>
          <w:rFonts w:ascii="Times New Roman" w:hAnsi="Times New Roman"/>
          <w:lang w:val="en-GB"/>
        </w:rPr>
        <w:t>is,</w:t>
      </w:r>
      <w:r w:rsidRPr="00FC4CFE">
        <w:rPr>
          <w:rStyle w:val="s15"/>
          <w:rFonts w:ascii="Times New Roman" w:hAnsi="Times New Roman"/>
          <w:lang w:val="en-GB"/>
        </w:rPr>
        <w:t xml:space="preserve"> </w:t>
      </w:r>
      <w:r w:rsidRPr="00FC4CFE">
        <w:rPr>
          <w:rStyle w:val="s16"/>
          <w:rFonts w:ascii="Times New Roman" w:hAnsi="Times New Roman"/>
          <w:lang w:val="en-GB"/>
        </w:rPr>
        <w:t>follows</w:t>
      </w:r>
      <w:r w:rsidRPr="00FC4CFE">
        <w:rPr>
          <w:rStyle w:val="s11"/>
          <w:rFonts w:ascii="Times New Roman" w:hAnsi="Times New Roman"/>
          <w:lang w:val="en-GB"/>
        </w:rPr>
        <w:t xml:space="preserve"> </w:t>
      </w:r>
      <w:r w:rsidRPr="00FC4CFE">
        <w:rPr>
          <w:rStyle w:val="s16"/>
          <w:rFonts w:ascii="Times New Roman" w:hAnsi="Times New Roman"/>
          <w:lang w:val="en-GB"/>
        </w:rPr>
        <w:t>a</w:t>
      </w:r>
      <w:r w:rsidRPr="00FC4CFE">
        <w:rPr>
          <w:rStyle w:val="s12"/>
          <w:rFonts w:ascii="Times New Roman" w:hAnsi="Times New Roman"/>
          <w:lang w:val="en-GB"/>
        </w:rPr>
        <w:t xml:space="preserve"> </w:t>
      </w:r>
      <w:r w:rsidRPr="00FC4CFE">
        <w:rPr>
          <w:rStyle w:val="s17"/>
          <w:rFonts w:ascii="Times New Roman" w:hAnsi="Times New Roman"/>
          <w:lang w:val="en-GB"/>
        </w:rPr>
        <w:t>statement</w:t>
      </w:r>
      <w:r w:rsidRPr="00FC4CFE">
        <w:rPr>
          <w:rStyle w:val="s12"/>
          <w:rFonts w:ascii="Times New Roman" w:hAnsi="Times New Roman"/>
          <w:lang w:val="en-GB"/>
        </w:rPr>
        <w:t xml:space="preserve"> </w:t>
      </w:r>
      <w:r w:rsidRPr="00FC4CFE">
        <w:rPr>
          <w:rStyle w:val="s7"/>
          <w:rFonts w:ascii="Times New Roman" w:hAnsi="Times New Roman"/>
          <w:lang w:val="en-GB"/>
        </w:rPr>
        <w:t>that</w:t>
      </w:r>
      <w:r w:rsidRPr="00FC4CFE">
        <w:rPr>
          <w:rStyle w:val="s11"/>
          <w:rFonts w:ascii="Times New Roman" w:hAnsi="Times New Roman"/>
          <w:lang w:val="en-GB"/>
        </w:rPr>
        <w:t xml:space="preserve"> </w:t>
      </w:r>
      <w:r w:rsidRPr="00FC4CFE">
        <w:rPr>
          <w:rStyle w:val="s18"/>
          <w:rFonts w:ascii="Times New Roman" w:hAnsi="Times New Roman"/>
          <w:lang w:val="en-GB"/>
        </w:rPr>
        <w:t>some</w:t>
      </w:r>
      <w:r w:rsidRPr="00FC4CFE">
        <w:rPr>
          <w:rStyle w:val="s17"/>
          <w:rFonts w:ascii="Times New Roman" w:hAnsi="Times New Roman"/>
          <w:lang w:val="en-GB"/>
        </w:rPr>
        <w:t>thing</w:t>
      </w:r>
      <w:r w:rsidRPr="00FC4CFE">
        <w:rPr>
          <w:rStyle w:val="s19"/>
          <w:rFonts w:ascii="Times New Roman" w:hAnsi="Times New Roman"/>
          <w:lang w:val="en-GB"/>
        </w:rPr>
        <w:t xml:space="preserve"> </w:t>
      </w:r>
      <w:r w:rsidRPr="00FC4CFE">
        <w:rPr>
          <w:rStyle w:val="s9"/>
          <w:rFonts w:ascii="Times New Roman" w:hAnsi="Times New Roman"/>
          <w:lang w:val="en-GB"/>
        </w:rPr>
        <w:t>ought</w:t>
      </w:r>
      <w:r w:rsidRPr="00FC4CFE">
        <w:rPr>
          <w:rStyle w:val="s8"/>
          <w:rFonts w:ascii="Times New Roman" w:hAnsi="Times New Roman"/>
          <w:lang w:val="en-GB"/>
        </w:rPr>
        <w:t xml:space="preserve"> </w:t>
      </w:r>
      <w:r w:rsidRPr="00FC4CFE">
        <w:rPr>
          <w:rStyle w:val="s20"/>
          <w:rFonts w:ascii="Times New Roman" w:hAnsi="Times New Roman"/>
          <w:lang w:val="en-GB"/>
        </w:rPr>
        <w:t>to</w:t>
      </w:r>
      <w:r w:rsidRPr="00FC4CFE">
        <w:rPr>
          <w:rStyle w:val="s8"/>
          <w:rFonts w:ascii="Times New Roman" w:hAnsi="Times New Roman"/>
          <w:lang w:val="en-GB"/>
        </w:rPr>
        <w:t xml:space="preserve"> </w:t>
      </w:r>
      <w:r w:rsidRPr="00FC4CFE">
        <w:rPr>
          <w:rStyle w:val="s16"/>
          <w:rFonts w:ascii="Times New Roman" w:hAnsi="Times New Roman"/>
          <w:lang w:val="en-GB"/>
        </w:rPr>
        <w:t>be,</w:t>
      </w:r>
      <w:r w:rsidRPr="00FC4CFE">
        <w:rPr>
          <w:rStyle w:val="s4"/>
          <w:rFonts w:ascii="Times New Roman" w:hAnsi="Times New Roman"/>
          <w:lang w:val="en-GB"/>
        </w:rPr>
        <w:t xml:space="preserve"> </w:t>
      </w:r>
      <w:r w:rsidRPr="00FC4CFE">
        <w:rPr>
          <w:rStyle w:val="s10"/>
          <w:rFonts w:ascii="Times New Roman" w:hAnsi="Times New Roman"/>
          <w:lang w:val="en-GB"/>
        </w:rPr>
        <w:t>or</w:t>
      </w:r>
      <w:r w:rsidRPr="00FC4CFE">
        <w:rPr>
          <w:rStyle w:val="s21"/>
          <w:rFonts w:ascii="Times New Roman" w:hAnsi="Times New Roman"/>
          <w:lang w:val="en-GB"/>
        </w:rPr>
        <w:t xml:space="preserve"> </w:t>
      </w:r>
      <w:r w:rsidRPr="00FC4CFE">
        <w:rPr>
          <w:rStyle w:val="s16"/>
          <w:rFonts w:ascii="Times New Roman" w:hAnsi="Times New Roman"/>
          <w:lang w:val="en-GB"/>
        </w:rPr>
        <w:t>vice</w:t>
      </w:r>
      <w:r w:rsidRPr="00FC4CFE">
        <w:rPr>
          <w:rStyle w:val="s2"/>
          <w:rFonts w:ascii="Times New Roman" w:hAnsi="Times New Roman"/>
          <w:lang w:val="en-GB"/>
        </w:rPr>
        <w:t xml:space="preserve"> </w:t>
      </w:r>
      <w:r w:rsidRPr="00FC4CFE">
        <w:rPr>
          <w:rFonts w:ascii="Times New Roman" w:hAnsi="Times New Roman"/>
          <w:lang w:val="en-GB"/>
        </w:rPr>
        <w:t xml:space="preserve">versa.” </w:t>
      </w:r>
      <w:proofErr w:type="spellStart"/>
      <w:r w:rsidRPr="00FC4CFE">
        <w:rPr>
          <w:rFonts w:ascii="Times New Roman" w:hAnsi="Times New Roman"/>
          <w:i/>
          <w:iCs/>
          <w:lang w:val="en-GB"/>
        </w:rPr>
        <w:t>Cfr</w:t>
      </w:r>
      <w:proofErr w:type="spellEnd"/>
      <w:r w:rsidRPr="00FC4CFE">
        <w:rPr>
          <w:rFonts w:ascii="Times New Roman" w:hAnsi="Times New Roman"/>
          <w:lang w:val="en-GB"/>
        </w:rPr>
        <w:t xml:space="preserve">.  English translation: </w:t>
      </w:r>
      <w:r w:rsidRPr="00FC4CFE">
        <w:rPr>
          <w:rFonts w:ascii="Times New Roman" w:hAnsi="Times New Roman"/>
          <w:i/>
          <w:lang w:val="en-GB"/>
        </w:rPr>
        <w:t>Pure Theory of Law</w:t>
      </w:r>
      <w:r w:rsidRPr="00FC4CFE">
        <w:rPr>
          <w:rFonts w:ascii="Times New Roman" w:hAnsi="Times New Roman"/>
          <w:lang w:val="en-GB"/>
        </w:rPr>
        <w:t xml:space="preserve">, transl. </w:t>
      </w:r>
      <w:r w:rsidRPr="00967943">
        <w:rPr>
          <w:rFonts w:ascii="Times New Roman" w:hAnsi="Times New Roman"/>
          <w:smallCaps/>
          <w:lang w:val="en-GB"/>
        </w:rPr>
        <w:t>m. knight</w:t>
      </w:r>
      <w:r w:rsidRPr="00FC4CFE">
        <w:rPr>
          <w:rFonts w:ascii="Times New Roman" w:hAnsi="Times New Roman"/>
          <w:lang w:val="en-GB"/>
        </w:rPr>
        <w:t xml:space="preserve">, University of California Press, Berkeley 1967, </w:t>
      </w:r>
      <w:proofErr w:type="spellStart"/>
      <w:r w:rsidRPr="00FC4CFE">
        <w:rPr>
          <w:rFonts w:ascii="Times New Roman" w:hAnsi="Times New Roman"/>
          <w:lang w:val="en-GB"/>
        </w:rPr>
        <w:t>ch.</w:t>
      </w:r>
      <w:proofErr w:type="spellEnd"/>
      <w:r w:rsidRPr="00FC4CFE">
        <w:rPr>
          <w:rFonts w:ascii="Times New Roman" w:hAnsi="Times New Roman"/>
          <w:lang w:val="en-GB"/>
        </w:rPr>
        <w:t> </w:t>
      </w:r>
      <w:proofErr w:type="gramStart"/>
      <w:r w:rsidRPr="00FC4CFE">
        <w:rPr>
          <w:rFonts w:ascii="Times New Roman" w:hAnsi="Times New Roman"/>
          <w:lang w:val="en-GB"/>
        </w:rPr>
        <w:t>I  (</w:t>
      </w:r>
      <w:proofErr w:type="gramEnd"/>
      <w:r w:rsidRPr="00FC4CFE">
        <w:rPr>
          <w:rFonts w:ascii="Times New Roman" w:hAnsi="Times New Roman"/>
          <w:lang w:val="en-GB"/>
        </w:rPr>
        <w:t>“Law and Nature”), par. 4.b (“The Norm - Norm and Norm Creation”),</w:t>
      </w:r>
      <w:r w:rsidRPr="00FC4CFE">
        <w:rPr>
          <w:rFonts w:ascii="Times New Roman" w:hAnsi="Times New Roman"/>
        </w:rPr>
        <w:t xml:space="preserve"> p. 6. </w:t>
      </w:r>
      <w:proofErr w:type="spellStart"/>
      <w:r w:rsidRPr="00FC4CFE">
        <w:rPr>
          <w:rFonts w:ascii="Times New Roman" w:hAnsi="Times New Roman"/>
          <w:i/>
          <w:iCs/>
        </w:rPr>
        <w:t>Orig</w:t>
      </w:r>
      <w:proofErr w:type="spellEnd"/>
      <w:r w:rsidRPr="00FC4CFE">
        <w:rPr>
          <w:rFonts w:ascii="Times New Roman" w:hAnsi="Times New Roman"/>
          <w:i/>
          <w:iCs/>
        </w:rPr>
        <w:t>. “</w:t>
      </w:r>
      <w:r w:rsidRPr="00FC4CFE">
        <w:rPr>
          <w:rFonts w:ascii="Times New Roman" w:hAnsi="Times New Roman"/>
          <w:lang w:val="de-DE"/>
        </w:rPr>
        <w:t xml:space="preserve">Niemand kann leugnen,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die Aussage: etwas ist – das ist die Aussage, mit dem eine Seins-Tatsache beschrieben wird – wesentlich verschieden ist von der Aussage: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etwas sein soll – das ist die Aussage, mit der eine Norm beschrieben wird; und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daraus,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etwas ist, nicht folgen kann,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etwas sein soll, so wie daraus,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etwas sein soll, nicht folgen kann,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etwas ist</w:t>
      </w:r>
      <w:r w:rsidRPr="00FC4CFE">
        <w:rPr>
          <w:rFonts w:ascii="Times New Roman" w:hAnsi="Times New Roman"/>
          <w:i/>
          <w:iCs/>
        </w:rPr>
        <w:t xml:space="preserve">”. </w:t>
      </w:r>
      <w:r w:rsidRPr="00FC4CFE">
        <w:rPr>
          <w:rFonts w:ascii="Times New Roman" w:hAnsi="Times New Roman"/>
        </w:rPr>
        <w:t xml:space="preserve">The </w:t>
      </w:r>
      <w:proofErr w:type="spellStart"/>
      <w:r w:rsidRPr="00FC4CFE">
        <w:rPr>
          <w:rFonts w:ascii="Times New Roman" w:hAnsi="Times New Roman"/>
        </w:rPr>
        <w:t>dualism</w:t>
      </w:r>
      <w:proofErr w:type="spellEnd"/>
      <w:r w:rsidRPr="00FC4CFE">
        <w:rPr>
          <w:rFonts w:ascii="Times New Roman" w:hAnsi="Times New Roman"/>
        </w:rPr>
        <w:t xml:space="preserve"> </w:t>
      </w:r>
      <w:proofErr w:type="spellStart"/>
      <w:r w:rsidRPr="00FC4CFE">
        <w:rPr>
          <w:rFonts w:ascii="Times New Roman" w:hAnsi="Times New Roman"/>
        </w:rPr>
        <w:t>is</w:t>
      </w:r>
      <w:proofErr w:type="spellEnd"/>
      <w:r w:rsidRPr="00FC4CFE">
        <w:rPr>
          <w:rFonts w:ascii="Times New Roman" w:hAnsi="Times New Roman"/>
        </w:rPr>
        <w:t xml:space="preserve"> </w:t>
      </w:r>
      <w:proofErr w:type="spellStart"/>
      <w:r w:rsidRPr="00FC4CFE">
        <w:rPr>
          <w:rFonts w:ascii="Times New Roman" w:hAnsi="Times New Roman"/>
        </w:rPr>
        <w:t>reiterated</w:t>
      </w:r>
      <w:proofErr w:type="spellEnd"/>
      <w:r w:rsidRPr="00FC4CFE">
        <w:rPr>
          <w:rFonts w:ascii="Times New Roman" w:hAnsi="Times New Roman"/>
        </w:rPr>
        <w:t xml:space="preserve"> </w:t>
      </w:r>
      <w:proofErr w:type="spellStart"/>
      <w:r w:rsidRPr="00FC4CFE">
        <w:rPr>
          <w:rFonts w:ascii="Times New Roman" w:hAnsi="Times New Roman"/>
        </w:rPr>
        <w:t>at</w:t>
      </w:r>
      <w:proofErr w:type="spellEnd"/>
      <w:r w:rsidRPr="00FC4CFE">
        <w:rPr>
          <w:rFonts w:ascii="Times New Roman" w:hAnsi="Times New Roman"/>
        </w:rPr>
        <w:t xml:space="preserve"> I.4.e (“The Norm - Norm and Value”, pp. 17 &amp; 19).</w:t>
      </w:r>
    </w:p>
  </w:footnote>
  <w:footnote w:id="4">
    <w:p w14:paraId="75A3890A" w14:textId="77777777" w:rsidR="001B491B" w:rsidRPr="00FC4CFE" w:rsidRDefault="001B491B" w:rsidP="001B491B">
      <w:pPr>
        <w:pStyle w:val="p1"/>
        <w:rPr>
          <w:rFonts w:ascii="Times New Roman" w:hAnsi="Times New Roman"/>
          <w:i/>
          <w:iCs/>
          <w:lang w:val="de-DE"/>
        </w:rPr>
      </w:pPr>
      <w:r w:rsidRPr="00FC4CFE">
        <w:rPr>
          <w:rStyle w:val="Rimandonotaapidipagina"/>
          <w:rFonts w:ascii="Times New Roman" w:hAnsi="Times New Roman"/>
        </w:rPr>
        <w:footnoteRef/>
      </w:r>
      <w:r w:rsidRPr="00FC4CFE">
        <w:rPr>
          <w:rFonts w:ascii="Times New Roman" w:hAnsi="Times New Roman"/>
          <w:i/>
          <w:iCs/>
          <w:lang w:val="en-GB"/>
        </w:rPr>
        <w:t>Ibid</w:t>
      </w:r>
      <w:r w:rsidRPr="00FC4CFE">
        <w:rPr>
          <w:rFonts w:ascii="Times New Roman" w:hAnsi="Times New Roman"/>
          <w:lang w:val="en-GB"/>
        </w:rPr>
        <w:t xml:space="preserve">. Knight transl., </w:t>
      </w:r>
      <w:proofErr w:type="spellStart"/>
      <w:r w:rsidRPr="00FC4CFE">
        <w:rPr>
          <w:rFonts w:ascii="Times New Roman" w:hAnsi="Times New Roman"/>
          <w:lang w:val="en-GB"/>
        </w:rPr>
        <w:t>ch.</w:t>
      </w:r>
      <w:proofErr w:type="spellEnd"/>
      <w:r w:rsidRPr="00FC4CFE">
        <w:rPr>
          <w:rFonts w:ascii="Times New Roman" w:hAnsi="Times New Roman"/>
          <w:lang w:val="en-GB"/>
        </w:rPr>
        <w:t xml:space="preserve"> V (“The Dynamic Aspect of Law”) par. 34.d </w:t>
      </w:r>
      <w:proofErr w:type="gramStart"/>
      <w:r w:rsidRPr="00FC4CFE">
        <w:rPr>
          <w:rFonts w:ascii="Times New Roman" w:hAnsi="Times New Roman"/>
          <w:lang w:val="en-GB"/>
        </w:rPr>
        <w:t>(“ The</w:t>
      </w:r>
      <w:proofErr w:type="gramEnd"/>
      <w:r w:rsidRPr="00FC4CFE">
        <w:rPr>
          <w:rFonts w:ascii="Times New Roman" w:hAnsi="Times New Roman"/>
          <w:lang w:val="en-GB"/>
        </w:rPr>
        <w:t xml:space="preserve"> Reason for the Validity of a Normative Order: </w:t>
      </w:r>
      <w:proofErr w:type="gramStart"/>
      <w:r w:rsidRPr="00FC4CFE">
        <w:rPr>
          <w:rFonts w:ascii="Times New Roman" w:hAnsi="Times New Roman"/>
          <w:lang w:val="en-GB"/>
        </w:rPr>
        <w:t>the</w:t>
      </w:r>
      <w:proofErr w:type="gramEnd"/>
      <w:r w:rsidRPr="00FC4CFE">
        <w:rPr>
          <w:rFonts w:ascii="Times New Roman" w:hAnsi="Times New Roman"/>
          <w:lang w:val="en-GB"/>
        </w:rPr>
        <w:t xml:space="preserve"> Basic Norm - The Basic Norm as Transcendental-logical Presupposition”</w:t>
      </w:r>
      <w:proofErr w:type="gramStart"/>
      <w:r w:rsidRPr="00FC4CFE">
        <w:rPr>
          <w:rFonts w:ascii="Times New Roman" w:hAnsi="Times New Roman"/>
          <w:lang w:val="en-GB"/>
        </w:rPr>
        <w:t>),  p.</w:t>
      </w:r>
      <w:proofErr w:type="gramEnd"/>
      <w:r w:rsidRPr="00FC4CFE">
        <w:rPr>
          <w:rFonts w:ascii="Times New Roman" w:hAnsi="Times New Roman"/>
          <w:lang w:val="en-GB"/>
        </w:rPr>
        <w:t xml:space="preserve"> 202. </w:t>
      </w:r>
      <w:proofErr w:type="spellStart"/>
      <w:r w:rsidRPr="00FC4CFE">
        <w:rPr>
          <w:rFonts w:ascii="Times New Roman" w:hAnsi="Times New Roman"/>
          <w:i/>
          <w:iCs/>
          <w:lang w:val="en-GB"/>
        </w:rPr>
        <w:t>Orig</w:t>
      </w:r>
      <w:proofErr w:type="spellEnd"/>
      <w:r w:rsidRPr="00FC4CFE">
        <w:rPr>
          <w:rFonts w:ascii="Times New Roman" w:hAnsi="Times New Roman"/>
          <w:i/>
          <w:iCs/>
        </w:rPr>
        <w:t xml:space="preserve">. </w:t>
      </w:r>
      <w:r w:rsidRPr="00FC4CFE">
        <w:rPr>
          <w:rFonts w:ascii="Times New Roman" w:hAnsi="Times New Roman"/>
          <w:i/>
          <w:iCs/>
          <w:lang w:val="de-DE"/>
        </w:rPr>
        <w:t>“so fragt die Reine Rechtslehre: wie ist eine nicht auf meta-rechtliche Autoritäten wie Gott oder Natur zurückgreifende Deutung des subjektiven Sinns gewisser Tatbestände als ein System in Rechtssätzen beschreibbarer objektiv gültiger Rechts-</w:t>
      </w:r>
      <w:proofErr w:type="spellStart"/>
      <w:r w:rsidRPr="00FC4CFE">
        <w:rPr>
          <w:rFonts w:ascii="Times New Roman" w:hAnsi="Times New Roman"/>
          <w:i/>
          <w:iCs/>
          <w:lang w:val="de-DE"/>
        </w:rPr>
        <w:t>normen</w:t>
      </w:r>
      <w:proofErr w:type="spellEnd"/>
      <w:r w:rsidRPr="00FC4CFE">
        <w:rPr>
          <w:rFonts w:ascii="Times New Roman" w:hAnsi="Times New Roman"/>
          <w:i/>
          <w:iCs/>
          <w:lang w:val="de-DE"/>
        </w:rPr>
        <w:t xml:space="preserve"> möglich?”</w:t>
      </w:r>
    </w:p>
  </w:footnote>
  <w:footnote w:id="5">
    <w:p w14:paraId="1DCD3361"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i/>
          <w:iCs/>
          <w:sz w:val="18"/>
          <w:szCs w:val="18"/>
        </w:rPr>
        <w:t>Ibid V.34.b</w:t>
      </w:r>
      <w:r w:rsidRPr="00FC4CFE">
        <w:rPr>
          <w:rFonts w:ascii="Times New Roman" w:hAnsi="Times New Roman" w:cs="Times New Roman"/>
          <w:sz w:val="18"/>
          <w:szCs w:val="18"/>
        </w:rPr>
        <w:t xml:space="preserve">. This characterization of the </w:t>
      </w:r>
      <w:proofErr w:type="spellStart"/>
      <w:r w:rsidRPr="00FC4CFE">
        <w:rPr>
          <w:rFonts w:ascii="Times New Roman" w:hAnsi="Times New Roman" w:cs="Times New Roman"/>
          <w:sz w:val="18"/>
          <w:szCs w:val="18"/>
        </w:rPr>
        <w:t>Grundnorm</w:t>
      </w:r>
      <w:proofErr w:type="spellEnd"/>
      <w:r w:rsidRPr="00FC4CFE">
        <w:rPr>
          <w:rFonts w:ascii="Times New Roman" w:hAnsi="Times New Roman" w:cs="Times New Roman"/>
          <w:sz w:val="18"/>
          <w:szCs w:val="18"/>
        </w:rPr>
        <w:t xml:space="preserve"> explicitly invokes Kantian epistemology: the </w:t>
      </w:r>
      <w:proofErr w:type="spellStart"/>
      <w:r w:rsidRPr="00FC4CFE">
        <w:rPr>
          <w:rFonts w:ascii="Times New Roman" w:hAnsi="Times New Roman" w:cs="Times New Roman"/>
          <w:sz w:val="18"/>
          <w:szCs w:val="18"/>
        </w:rPr>
        <w:t>Grundnorm</w:t>
      </w:r>
      <w:proofErr w:type="spellEnd"/>
      <w:r w:rsidRPr="00FC4CFE">
        <w:rPr>
          <w:rFonts w:ascii="Times New Roman" w:hAnsi="Times New Roman" w:cs="Times New Roman"/>
          <w:sz w:val="18"/>
          <w:szCs w:val="18"/>
        </w:rPr>
        <w:t xml:space="preserve"> does not describe a fact but constitutes the condition under which facts can be </w:t>
      </w:r>
      <w:r w:rsidRPr="00FC4CFE">
        <w:rPr>
          <w:rFonts w:ascii="Times New Roman" w:hAnsi="Times New Roman" w:cs="Times New Roman"/>
          <w:i/>
          <w:sz w:val="18"/>
          <w:szCs w:val="18"/>
        </w:rPr>
        <w:t>interpreted</w:t>
      </w:r>
      <w:r w:rsidRPr="00FC4CFE">
        <w:rPr>
          <w:rFonts w:ascii="Times New Roman" w:hAnsi="Times New Roman" w:cs="Times New Roman"/>
          <w:sz w:val="18"/>
          <w:szCs w:val="18"/>
        </w:rPr>
        <w:t xml:space="preserve"> as normatively relevant. See also the discussion in the Stanford Encyclopedia of Philosophy, entry “The Pure Theory of Law.”</w:t>
      </w:r>
    </w:p>
  </w:footnote>
  <w:footnote w:id="6">
    <w:p w14:paraId="6438D58C" w14:textId="77777777" w:rsidR="001B491B" w:rsidRPr="00FC4CFE" w:rsidRDefault="001B491B" w:rsidP="001B491B">
      <w:pPr>
        <w:pStyle w:val="Testonotaapidipagina"/>
        <w:spacing w:after="0"/>
        <w:rPr>
          <w:rFonts w:ascii="Times New Roman" w:hAnsi="Times New Roman" w:cs="Times New Roman"/>
          <w:sz w:val="18"/>
          <w:szCs w:val="18"/>
          <w:lang w:val="it-IT"/>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proofErr w:type="spellStart"/>
      <w:r w:rsidRPr="00FC4CFE">
        <w:rPr>
          <w:rFonts w:ascii="Times New Roman" w:hAnsi="Times New Roman" w:cs="Times New Roman"/>
          <w:smallCaps/>
          <w:sz w:val="18"/>
          <w:szCs w:val="18"/>
        </w:rPr>
        <w:t>h.g</w:t>
      </w:r>
      <w:proofErr w:type="spellEnd"/>
      <w:r w:rsidRPr="00FC4CFE">
        <w:rPr>
          <w:rFonts w:ascii="Times New Roman" w:hAnsi="Times New Roman" w:cs="Times New Roman"/>
          <w:smallCaps/>
          <w:sz w:val="18"/>
          <w:szCs w:val="18"/>
        </w:rPr>
        <w:t xml:space="preserve">. </w:t>
      </w:r>
      <w:proofErr w:type="spellStart"/>
      <w:r w:rsidRPr="00FC4CFE">
        <w:rPr>
          <w:rFonts w:ascii="Times New Roman" w:hAnsi="Times New Roman" w:cs="Times New Roman"/>
          <w:smallCaps/>
          <w:sz w:val="18"/>
          <w:szCs w:val="18"/>
        </w:rPr>
        <w:t>gadamer</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lang w:val="de-DE"/>
        </w:rPr>
        <w:t>Wahrheit und Methode. Grundzuge einer philosophischen Hermeneutik</w:t>
      </w:r>
      <w:r w:rsidRPr="00FC4CFE">
        <w:rPr>
          <w:rFonts w:ascii="Times New Roman" w:hAnsi="Times New Roman" w:cs="Times New Roman"/>
          <w:sz w:val="18"/>
          <w:szCs w:val="18"/>
        </w:rPr>
        <w:t>, J.C.B. Mohr (Paul Siebeck), Tubingen 1960</w:t>
      </w:r>
    </w:p>
  </w:footnote>
  <w:footnote w:id="7">
    <w:p w14:paraId="7365365F" w14:textId="77777777" w:rsidR="001B491B" w:rsidRPr="00FC4CFE" w:rsidRDefault="001B491B" w:rsidP="001B491B">
      <w:pPr>
        <w:pStyle w:val="Testonotaapidipagina"/>
        <w:spacing w:after="0"/>
        <w:jc w:val="both"/>
        <w:rPr>
          <w:rFonts w:ascii="Times New Roman" w:hAnsi="Times New Roman" w:cs="Times New Roman"/>
          <w:i/>
          <w:iCs/>
          <w:sz w:val="18"/>
          <w:szCs w:val="18"/>
          <w:lang w:val="it-IT"/>
        </w:rPr>
      </w:pPr>
      <w:r w:rsidRPr="00FC4CFE">
        <w:rPr>
          <w:rStyle w:val="Rimandonotaapidipagina"/>
          <w:rFonts w:ascii="Times New Roman" w:hAnsi="Times New Roman" w:cs="Times New Roman"/>
          <w:sz w:val="18"/>
          <w:szCs w:val="18"/>
          <w:lang w:val="en-GB"/>
        </w:rPr>
        <w:footnoteRef/>
      </w:r>
      <w:r w:rsidRPr="00FC4CFE">
        <w:rPr>
          <w:rFonts w:ascii="Times New Roman" w:hAnsi="Times New Roman" w:cs="Times New Roman"/>
          <w:sz w:val="18"/>
          <w:szCs w:val="18"/>
          <w:lang w:val="en-GB"/>
        </w:rPr>
        <w:t xml:space="preserve"> </w:t>
      </w:r>
      <w:proofErr w:type="spellStart"/>
      <w:r w:rsidRPr="00FC4CFE">
        <w:rPr>
          <w:rFonts w:ascii="Times New Roman" w:hAnsi="Times New Roman" w:cs="Times New Roman"/>
          <w:sz w:val="18"/>
          <w:szCs w:val="18"/>
          <w:lang w:val="en-GB"/>
        </w:rPr>
        <w:t>Cfr</w:t>
      </w:r>
      <w:proofErr w:type="spellEnd"/>
      <w:r w:rsidRPr="00FC4CFE">
        <w:rPr>
          <w:rFonts w:ascii="Times New Roman" w:hAnsi="Times New Roman" w:cs="Times New Roman"/>
          <w:sz w:val="18"/>
          <w:szCs w:val="18"/>
          <w:lang w:val="en-GB"/>
        </w:rPr>
        <w:t xml:space="preserve">. English translation: </w:t>
      </w:r>
      <w:r w:rsidRPr="00FC4CFE">
        <w:rPr>
          <w:rFonts w:ascii="Times New Roman" w:hAnsi="Times New Roman" w:cs="Times New Roman"/>
          <w:i/>
          <w:sz w:val="18"/>
          <w:szCs w:val="18"/>
          <w:lang w:val="en-GB"/>
        </w:rPr>
        <w:t>Truth and Method</w:t>
      </w:r>
      <w:r w:rsidRPr="00FC4CFE">
        <w:rPr>
          <w:rFonts w:ascii="Times New Roman" w:hAnsi="Times New Roman" w:cs="Times New Roman"/>
          <w:sz w:val="18"/>
          <w:szCs w:val="18"/>
          <w:lang w:val="en-GB"/>
        </w:rPr>
        <w:t xml:space="preserve">, 2nd rev. ed., transl. J. Weinsheimer and D.G. Marshall, Continuum, New York 2004, Part II (“The extension of the question of truth to understanding in the human sciences”), </w:t>
      </w:r>
      <w:proofErr w:type="spellStart"/>
      <w:r w:rsidRPr="00FC4CFE">
        <w:rPr>
          <w:rFonts w:ascii="Times New Roman" w:hAnsi="Times New Roman" w:cs="Times New Roman"/>
          <w:sz w:val="18"/>
          <w:szCs w:val="18"/>
          <w:lang w:val="en-GB"/>
        </w:rPr>
        <w:t>ch.</w:t>
      </w:r>
      <w:proofErr w:type="spellEnd"/>
      <w:r w:rsidRPr="00FC4CFE">
        <w:rPr>
          <w:rFonts w:ascii="Times New Roman" w:hAnsi="Times New Roman" w:cs="Times New Roman"/>
          <w:sz w:val="18"/>
          <w:szCs w:val="18"/>
          <w:lang w:val="en-GB"/>
        </w:rPr>
        <w:t xml:space="preserve"> 4.1.B.iv (“Elements of a theory of hermeneutic experience – The elevation of the historicity</w:t>
      </w:r>
      <w:r>
        <w:rPr>
          <w:rFonts w:ascii="Times New Roman" w:hAnsi="Times New Roman" w:cs="Times New Roman"/>
          <w:sz w:val="18"/>
          <w:szCs w:val="18"/>
          <w:lang w:val="en-GB"/>
        </w:rPr>
        <w:t xml:space="preserve"> </w:t>
      </w:r>
      <w:r w:rsidRPr="00FC4CFE">
        <w:rPr>
          <w:rFonts w:ascii="Times New Roman" w:hAnsi="Times New Roman" w:cs="Times New Roman"/>
          <w:sz w:val="18"/>
          <w:szCs w:val="18"/>
          <w:lang w:val="en-GB"/>
        </w:rPr>
        <w:t>of understanding to the status of a hermeneutic principle – Prejudice as condition of understanding – The principle of history of effect”), pp. 298ff. «Consciousness of being affected by history is primarily consciousness of the hermeneutical situation».</w:t>
      </w:r>
      <w:r w:rsidRPr="00FC4CFE">
        <w:rPr>
          <w:rFonts w:ascii="Times New Roman" w:hAnsi="Times New Roman" w:cs="Times New Roman"/>
          <w:sz w:val="18"/>
          <w:szCs w:val="18"/>
        </w:rPr>
        <w:t xml:space="preserve"> </w:t>
      </w:r>
      <w:r w:rsidRPr="00FC4CFE">
        <w:rPr>
          <w:rFonts w:ascii="Times New Roman" w:hAnsi="Times New Roman" w:cs="Times New Roman"/>
          <w:i/>
          <w:iCs/>
          <w:sz w:val="18"/>
          <w:szCs w:val="18"/>
        </w:rPr>
        <w:t xml:space="preserve">Orig. </w:t>
      </w:r>
      <w:r w:rsidRPr="00FC4CFE">
        <w:rPr>
          <w:rFonts w:ascii="Times New Roman" w:hAnsi="Times New Roman" w:cs="Times New Roman"/>
          <w:i/>
          <w:iCs/>
          <w:sz w:val="18"/>
          <w:szCs w:val="18"/>
          <w:lang w:val="de-DE"/>
        </w:rPr>
        <w:t>«W</w:t>
      </w:r>
      <w:r>
        <w:rPr>
          <w:rFonts w:ascii="Times New Roman" w:hAnsi="Times New Roman" w:cs="Times New Roman"/>
          <w:i/>
          <w:iCs/>
          <w:sz w:val="18"/>
          <w:szCs w:val="18"/>
          <w:lang w:val="de-DE"/>
        </w:rPr>
        <w:t>i</w:t>
      </w:r>
      <w:r w:rsidRPr="00FC4CFE">
        <w:rPr>
          <w:rFonts w:ascii="Times New Roman" w:hAnsi="Times New Roman" w:cs="Times New Roman"/>
          <w:i/>
          <w:iCs/>
          <w:sz w:val="18"/>
          <w:szCs w:val="18"/>
          <w:lang w:val="de-DE"/>
        </w:rPr>
        <w:t xml:space="preserve">rkungsgeschichtliches </w:t>
      </w:r>
      <w:proofErr w:type="spellStart"/>
      <w:r w:rsidRPr="00FC4CFE">
        <w:rPr>
          <w:rFonts w:ascii="Times New Roman" w:hAnsi="Times New Roman" w:cs="Times New Roman"/>
          <w:i/>
          <w:iCs/>
          <w:sz w:val="18"/>
          <w:szCs w:val="18"/>
          <w:lang w:val="de-DE"/>
        </w:rPr>
        <w:t>Bewußtsein</w:t>
      </w:r>
      <w:proofErr w:type="spellEnd"/>
      <w:r w:rsidRPr="00FC4CFE">
        <w:rPr>
          <w:rFonts w:ascii="Times New Roman" w:hAnsi="Times New Roman" w:cs="Times New Roman"/>
          <w:i/>
          <w:iCs/>
          <w:sz w:val="18"/>
          <w:szCs w:val="18"/>
          <w:lang w:val="de-DE"/>
        </w:rPr>
        <w:t xml:space="preserve"> ist zunächst </w:t>
      </w:r>
      <w:proofErr w:type="spellStart"/>
      <w:r w:rsidRPr="00FC4CFE">
        <w:rPr>
          <w:rFonts w:ascii="Times New Roman" w:hAnsi="Times New Roman" w:cs="Times New Roman"/>
          <w:i/>
          <w:iCs/>
          <w:sz w:val="18"/>
          <w:szCs w:val="18"/>
          <w:lang w:val="de-DE"/>
        </w:rPr>
        <w:t>Bewußtsein</w:t>
      </w:r>
      <w:proofErr w:type="spellEnd"/>
      <w:r w:rsidRPr="00FC4CFE">
        <w:rPr>
          <w:rFonts w:ascii="Times New Roman" w:hAnsi="Times New Roman" w:cs="Times New Roman"/>
          <w:i/>
          <w:iCs/>
          <w:sz w:val="18"/>
          <w:szCs w:val="18"/>
          <w:lang w:val="de-DE"/>
        </w:rPr>
        <w:t xml:space="preserve"> der hermeneutischen Situation»</w:t>
      </w:r>
    </w:p>
  </w:footnote>
  <w:footnote w:id="8">
    <w:p w14:paraId="0CE3C48A"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i/>
          <w:iCs/>
          <w:sz w:val="18"/>
          <w:szCs w:val="18"/>
        </w:rPr>
        <w:t xml:space="preserve">Orig. «Die </w:t>
      </w:r>
      <w:proofErr w:type="spellStart"/>
      <w:r w:rsidRPr="00FC4CFE">
        <w:rPr>
          <w:rFonts w:ascii="Times New Roman" w:hAnsi="Times New Roman" w:cs="Times New Roman"/>
          <w:i/>
          <w:iCs/>
          <w:sz w:val="18"/>
          <w:szCs w:val="18"/>
        </w:rPr>
        <w:t>Uberwindung</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aller</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Vorurteile</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diese</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Pauschalforderung</w:t>
      </w:r>
      <w:proofErr w:type="spellEnd"/>
      <w:r w:rsidRPr="00FC4CFE">
        <w:rPr>
          <w:rFonts w:ascii="Times New Roman" w:hAnsi="Times New Roman" w:cs="Times New Roman"/>
          <w:i/>
          <w:iCs/>
          <w:sz w:val="18"/>
          <w:szCs w:val="18"/>
        </w:rPr>
        <w:t xml:space="preserve"> der </w:t>
      </w:r>
      <w:proofErr w:type="spellStart"/>
      <w:r w:rsidRPr="00FC4CFE">
        <w:rPr>
          <w:rFonts w:ascii="Times New Roman" w:hAnsi="Times New Roman" w:cs="Times New Roman"/>
          <w:i/>
          <w:iCs/>
          <w:sz w:val="18"/>
          <w:szCs w:val="18"/>
        </w:rPr>
        <w:t>Aufklarung</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wird</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sich</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selber</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als</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ein</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Vorurteil</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erweisen</w:t>
      </w:r>
      <w:proofErr w:type="spellEnd"/>
      <w:r w:rsidRPr="00FC4CFE">
        <w:rPr>
          <w:rFonts w:ascii="Times New Roman" w:hAnsi="Times New Roman" w:cs="Times New Roman"/>
          <w:i/>
          <w:iCs/>
          <w:sz w:val="18"/>
          <w:szCs w:val="18"/>
        </w:rPr>
        <w:t xml:space="preserve">» Ibid. </w:t>
      </w:r>
      <w:r w:rsidRPr="00FC4CFE">
        <w:rPr>
          <w:rFonts w:ascii="Times New Roman" w:hAnsi="Times New Roman" w:cs="Times New Roman"/>
          <w:sz w:val="18"/>
          <w:szCs w:val="18"/>
        </w:rPr>
        <w:t xml:space="preserve"> Part II, </w:t>
      </w:r>
      <w:proofErr w:type="spellStart"/>
      <w:r w:rsidRPr="00FC4CFE">
        <w:rPr>
          <w:rFonts w:ascii="Times New Roman" w:hAnsi="Times New Roman" w:cs="Times New Roman"/>
          <w:sz w:val="18"/>
          <w:szCs w:val="18"/>
        </w:rPr>
        <w:t>ch.</w:t>
      </w:r>
      <w:proofErr w:type="spellEnd"/>
      <w:r w:rsidRPr="00FC4CFE">
        <w:rPr>
          <w:rFonts w:ascii="Times New Roman" w:hAnsi="Times New Roman" w:cs="Times New Roman"/>
          <w:sz w:val="18"/>
          <w:szCs w:val="18"/>
        </w:rPr>
        <w:t xml:space="preserve"> 4.1.A.ii (“The hermeneutic circle and the problem of prejudice – </w:t>
      </w:r>
      <w:r w:rsidRPr="00FC4CFE">
        <w:rPr>
          <w:rFonts w:ascii="Times New Roman" w:hAnsi="Times New Roman" w:cs="Times New Roman"/>
          <w:sz w:val="18"/>
          <w:szCs w:val="18"/>
          <w:lang w:val="it-IT"/>
        </w:rPr>
        <w:t xml:space="preserve">The </w:t>
      </w:r>
      <w:proofErr w:type="spellStart"/>
      <w:r w:rsidRPr="00FC4CFE">
        <w:rPr>
          <w:rFonts w:ascii="Times New Roman" w:hAnsi="Times New Roman" w:cs="Times New Roman"/>
          <w:sz w:val="18"/>
          <w:szCs w:val="18"/>
          <w:lang w:val="it-IT"/>
        </w:rPr>
        <w:t>discrediting</w:t>
      </w:r>
      <w:proofErr w:type="spellEnd"/>
      <w:r w:rsidRPr="00FC4CFE">
        <w:rPr>
          <w:rFonts w:ascii="Times New Roman" w:hAnsi="Times New Roman" w:cs="Times New Roman"/>
          <w:sz w:val="18"/>
          <w:szCs w:val="18"/>
          <w:lang w:val="it-IT"/>
        </w:rPr>
        <w:t xml:space="preserve"> of </w:t>
      </w:r>
      <w:proofErr w:type="spellStart"/>
      <w:r w:rsidRPr="00FC4CFE">
        <w:rPr>
          <w:rFonts w:ascii="Times New Roman" w:hAnsi="Times New Roman" w:cs="Times New Roman"/>
          <w:sz w:val="18"/>
          <w:szCs w:val="18"/>
          <w:lang w:val="it-IT"/>
        </w:rPr>
        <w:t>prejudice</w:t>
      </w:r>
      <w:proofErr w:type="spellEnd"/>
      <w:r w:rsidRPr="00FC4CFE">
        <w:rPr>
          <w:rFonts w:ascii="Times New Roman" w:hAnsi="Times New Roman" w:cs="Times New Roman"/>
          <w:sz w:val="18"/>
          <w:szCs w:val="18"/>
          <w:lang w:val="it-IT"/>
        </w:rPr>
        <w:t xml:space="preserve"> by the </w:t>
      </w:r>
      <w:proofErr w:type="spellStart"/>
      <w:r w:rsidRPr="00FC4CFE">
        <w:rPr>
          <w:rFonts w:ascii="Times New Roman" w:hAnsi="Times New Roman" w:cs="Times New Roman"/>
          <w:sz w:val="18"/>
          <w:szCs w:val="18"/>
          <w:lang w:val="it-IT"/>
        </w:rPr>
        <w:t>Enlightment</w:t>
      </w:r>
      <w:proofErr w:type="spellEnd"/>
      <w:r w:rsidRPr="00FC4CFE">
        <w:rPr>
          <w:rFonts w:ascii="Times New Roman" w:hAnsi="Times New Roman" w:cs="Times New Roman"/>
          <w:sz w:val="18"/>
          <w:szCs w:val="18"/>
        </w:rPr>
        <w:t>”), p. 277.</w:t>
      </w:r>
    </w:p>
  </w:footnote>
  <w:footnote w:id="9">
    <w:p w14:paraId="18F79683"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i/>
          <w:iCs/>
          <w:sz w:val="18"/>
          <w:szCs w:val="18"/>
        </w:rPr>
        <w:t>Ibid</w:t>
      </w:r>
      <w:r w:rsidRPr="00FC4CFE">
        <w:rPr>
          <w:rFonts w:ascii="Times New Roman" w:hAnsi="Times New Roman" w:cs="Times New Roman"/>
          <w:sz w:val="18"/>
          <w:szCs w:val="18"/>
        </w:rPr>
        <w:t xml:space="preserve">.  The full formulation: “The anticipation of meaning that governs our understanding of a text is not an act of </w:t>
      </w:r>
      <w:proofErr w:type="gramStart"/>
      <w:r w:rsidRPr="00FC4CFE">
        <w:rPr>
          <w:rFonts w:ascii="Times New Roman" w:hAnsi="Times New Roman" w:cs="Times New Roman"/>
          <w:sz w:val="18"/>
          <w:szCs w:val="18"/>
        </w:rPr>
        <w:t>subjectivity, but</w:t>
      </w:r>
      <w:proofErr w:type="gramEnd"/>
      <w:r w:rsidRPr="00FC4CFE">
        <w:rPr>
          <w:rFonts w:ascii="Times New Roman" w:hAnsi="Times New Roman" w:cs="Times New Roman"/>
          <w:sz w:val="18"/>
          <w:szCs w:val="18"/>
        </w:rPr>
        <w:t xml:space="preserve"> proceeds from the commonality that binds us to the tradition.”</w:t>
      </w:r>
    </w:p>
  </w:footnote>
  <w:footnote w:id="10">
    <w:p w14:paraId="6D55D1CA"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smallCaps/>
          <w:sz w:val="18"/>
          <w:szCs w:val="18"/>
        </w:rPr>
        <w:t xml:space="preserve">e. </w:t>
      </w:r>
      <w:proofErr w:type="spellStart"/>
      <w:r w:rsidRPr="00FC4CFE">
        <w:rPr>
          <w:rFonts w:ascii="Times New Roman" w:hAnsi="Times New Roman" w:cs="Times New Roman"/>
          <w:smallCaps/>
          <w:sz w:val="18"/>
          <w:szCs w:val="18"/>
        </w:rPr>
        <w:t>betti</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Teoria generale della </w:t>
      </w:r>
      <w:proofErr w:type="spellStart"/>
      <w:r w:rsidRPr="00FC4CFE">
        <w:rPr>
          <w:rFonts w:ascii="Times New Roman" w:hAnsi="Times New Roman" w:cs="Times New Roman"/>
          <w:i/>
          <w:sz w:val="18"/>
          <w:szCs w:val="18"/>
        </w:rPr>
        <w:t>interpretazione</w:t>
      </w:r>
      <w:proofErr w:type="spellEnd"/>
      <w:r w:rsidRPr="00FC4CFE">
        <w:rPr>
          <w:rFonts w:ascii="Times New Roman" w:hAnsi="Times New Roman" w:cs="Times New Roman"/>
          <w:sz w:val="18"/>
          <w:szCs w:val="18"/>
        </w:rPr>
        <w:t xml:space="preserve">, 2 </w:t>
      </w:r>
      <w:proofErr w:type="spellStart"/>
      <w:r w:rsidRPr="00FC4CFE">
        <w:rPr>
          <w:rFonts w:ascii="Times New Roman" w:hAnsi="Times New Roman" w:cs="Times New Roman"/>
          <w:sz w:val="18"/>
          <w:szCs w:val="18"/>
        </w:rPr>
        <w:t>voll</w:t>
      </w:r>
      <w:proofErr w:type="spellEnd"/>
      <w:r w:rsidRPr="00FC4CFE">
        <w:rPr>
          <w:rFonts w:ascii="Times New Roman" w:hAnsi="Times New Roman" w:cs="Times New Roman"/>
          <w:sz w:val="18"/>
          <w:szCs w:val="18"/>
        </w:rPr>
        <w:t xml:space="preserve">., A. Giuffre, Milano 1955, vol. I, </w:t>
      </w:r>
      <w:proofErr w:type="spellStart"/>
      <w:r w:rsidRPr="00FC4CFE">
        <w:rPr>
          <w:rFonts w:ascii="Times New Roman" w:hAnsi="Times New Roman" w:cs="Times New Roman"/>
          <w:sz w:val="18"/>
          <w:szCs w:val="18"/>
        </w:rPr>
        <w:t>Premessa</w:t>
      </w:r>
      <w:proofErr w:type="spellEnd"/>
      <w:r w:rsidRPr="00FC4CFE">
        <w:rPr>
          <w:rFonts w:ascii="Times New Roman" w:hAnsi="Times New Roman" w:cs="Times New Roman"/>
          <w:sz w:val="18"/>
          <w:szCs w:val="18"/>
        </w:rPr>
        <w:t xml:space="preserve"> and </w:t>
      </w:r>
      <w:proofErr w:type="spellStart"/>
      <w:r w:rsidRPr="00FC4CFE">
        <w:rPr>
          <w:rFonts w:ascii="Times New Roman" w:hAnsi="Times New Roman" w:cs="Times New Roman"/>
          <w:sz w:val="18"/>
          <w:szCs w:val="18"/>
        </w:rPr>
        <w:t>chs</w:t>
      </w:r>
      <w:proofErr w:type="spellEnd"/>
      <w:r w:rsidRPr="00FC4CFE">
        <w:rPr>
          <w:rFonts w:ascii="Times New Roman" w:hAnsi="Times New Roman" w:cs="Times New Roman"/>
          <w:sz w:val="18"/>
          <w:szCs w:val="18"/>
        </w:rPr>
        <w:t xml:space="preserve">. 1-3. Betti explicitly denounced </w:t>
      </w:r>
      <w:proofErr w:type="spellStart"/>
      <w:r w:rsidRPr="00FC4CFE">
        <w:rPr>
          <w:rFonts w:ascii="Times New Roman" w:hAnsi="Times New Roman" w:cs="Times New Roman"/>
          <w:i/>
          <w:sz w:val="18"/>
          <w:szCs w:val="18"/>
        </w:rPr>
        <w:t>Sinngebung</w:t>
      </w:r>
      <w:proofErr w:type="spellEnd"/>
      <w:r w:rsidRPr="00FC4CFE">
        <w:rPr>
          <w:rFonts w:ascii="Times New Roman" w:hAnsi="Times New Roman" w:cs="Times New Roman"/>
          <w:sz w:val="18"/>
          <w:szCs w:val="18"/>
        </w:rPr>
        <w:t xml:space="preserve"> as “il </w:t>
      </w:r>
      <w:proofErr w:type="spellStart"/>
      <w:r w:rsidRPr="00FC4CFE">
        <w:rPr>
          <w:rFonts w:ascii="Times New Roman" w:hAnsi="Times New Roman" w:cs="Times New Roman"/>
          <w:sz w:val="18"/>
          <w:szCs w:val="18"/>
        </w:rPr>
        <w:t>pericolo</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maggiore</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dell’ermeneutica</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contemporanea</w:t>
      </w:r>
      <w:proofErr w:type="spellEnd"/>
      <w:r w:rsidRPr="00FC4CFE">
        <w:rPr>
          <w:rFonts w:ascii="Times New Roman" w:hAnsi="Times New Roman" w:cs="Times New Roman"/>
          <w:sz w:val="18"/>
          <w:szCs w:val="18"/>
        </w:rPr>
        <w:t>” (the greatest danger of contemporary hermeneutics). His polemic against Gadamer is one of the defining confrontations of twentieth-century hermeneutic theory: Betti defended the objectivity of the interpreted text against what he perceived as Gadamer’s dissolution of the object into the event of understanding.</w:t>
      </w:r>
    </w:p>
  </w:footnote>
  <w:footnote w:id="11">
    <w:p w14:paraId="105E270D"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CB0412">
        <w:rPr>
          <w:rFonts w:ascii="Times New Roman" w:hAnsi="Times New Roman" w:cs="Times New Roman"/>
          <w:i/>
          <w:iCs/>
          <w:sz w:val="18"/>
          <w:szCs w:val="18"/>
        </w:rPr>
        <w:t>Ibid</w:t>
      </w:r>
      <w:r>
        <w:rPr>
          <w:rFonts w:ascii="Times New Roman" w:hAnsi="Times New Roman" w:cs="Times New Roman"/>
          <w:i/>
          <w:iCs/>
          <w:sz w:val="18"/>
          <w:szCs w:val="18"/>
        </w:rPr>
        <w:t>.</w:t>
      </w:r>
      <w:r>
        <w:rPr>
          <w:rFonts w:ascii="Times New Roman" w:hAnsi="Times New Roman" w:cs="Times New Roman"/>
          <w:sz w:val="18"/>
          <w:szCs w:val="18"/>
        </w:rPr>
        <w:t xml:space="preserve"> </w:t>
      </w:r>
      <w:r w:rsidRPr="00FC4CFE">
        <w:rPr>
          <w:rFonts w:ascii="Times New Roman" w:hAnsi="Times New Roman" w:cs="Times New Roman"/>
          <w:sz w:val="18"/>
          <w:szCs w:val="18"/>
        </w:rPr>
        <w:t xml:space="preserve">vol. I, pp. 305-367. The four canons </w:t>
      </w:r>
      <w:r>
        <w:rPr>
          <w:rFonts w:ascii="Times New Roman" w:hAnsi="Times New Roman" w:cs="Times New Roman"/>
          <w:sz w:val="18"/>
          <w:szCs w:val="18"/>
        </w:rPr>
        <w:t xml:space="preserve">can be summarized as </w:t>
      </w:r>
      <w:proofErr w:type="spellStart"/>
      <w:r>
        <w:rPr>
          <w:rFonts w:ascii="Times New Roman" w:hAnsi="Times New Roman" w:cs="Times New Roman"/>
          <w:sz w:val="18"/>
          <w:szCs w:val="18"/>
        </w:rPr>
        <w:t>foillows</w:t>
      </w:r>
      <w:proofErr w:type="spellEnd"/>
      <w:r w:rsidRPr="00FC4CFE">
        <w:rPr>
          <w:rFonts w:ascii="Times New Roman" w:hAnsi="Times New Roman" w:cs="Times New Roman"/>
          <w:sz w:val="18"/>
          <w:szCs w:val="18"/>
        </w:rPr>
        <w:t xml:space="preserve">: (1)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dell’autonomia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ermeneutica</w:t>
      </w:r>
      <w:proofErr w:type="spellEnd"/>
      <w:r w:rsidRPr="00FC4CFE">
        <w:rPr>
          <w:rFonts w:ascii="Times New Roman" w:hAnsi="Times New Roman" w:cs="Times New Roman"/>
          <w:sz w:val="18"/>
          <w:szCs w:val="18"/>
        </w:rPr>
        <w:t xml:space="preserve"> (hermeneutic autonomy), (2)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della </w:t>
      </w:r>
      <w:proofErr w:type="spellStart"/>
      <w:r w:rsidRPr="00FC4CFE">
        <w:rPr>
          <w:rFonts w:ascii="Times New Roman" w:hAnsi="Times New Roman" w:cs="Times New Roman"/>
          <w:i/>
          <w:sz w:val="18"/>
          <w:szCs w:val="18"/>
        </w:rPr>
        <w:t>totalit</w:t>
      </w:r>
      <w:r>
        <w:rPr>
          <w:rFonts w:ascii="Times New Roman" w:hAnsi="Times New Roman" w:cs="Times New Roman"/>
          <w:i/>
          <w:sz w:val="18"/>
          <w:szCs w:val="18"/>
        </w:rPr>
        <w:t>à</w:t>
      </w:r>
      <w:proofErr w:type="spellEnd"/>
      <w:r w:rsidRPr="00FC4CFE">
        <w:rPr>
          <w:rFonts w:ascii="Times New Roman" w:hAnsi="Times New Roman" w:cs="Times New Roman"/>
          <w:sz w:val="18"/>
          <w:szCs w:val="18"/>
        </w:rPr>
        <w:t xml:space="preserve"> (totality and coherence), (3)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dell’attualita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dell’intendere</w:t>
      </w:r>
      <w:proofErr w:type="spellEnd"/>
      <w:r w:rsidRPr="00FC4CFE">
        <w:rPr>
          <w:rFonts w:ascii="Times New Roman" w:hAnsi="Times New Roman" w:cs="Times New Roman"/>
          <w:sz w:val="18"/>
          <w:szCs w:val="18"/>
        </w:rPr>
        <w:t xml:space="preserve"> (actuality of understanding), and (4)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dell’adeguazione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dell’intendere</w:t>
      </w:r>
      <w:proofErr w:type="spellEnd"/>
      <w:r w:rsidRPr="00FC4CFE">
        <w:rPr>
          <w:rFonts w:ascii="Times New Roman" w:hAnsi="Times New Roman" w:cs="Times New Roman"/>
          <w:sz w:val="18"/>
          <w:szCs w:val="18"/>
        </w:rPr>
        <w:t xml:space="preserve"> (adequacy of understanding). The division between </w:t>
      </w:r>
      <w:r w:rsidRPr="00FC4CFE">
        <w:rPr>
          <w:rFonts w:ascii="Times New Roman" w:hAnsi="Times New Roman" w:cs="Times New Roman"/>
          <w:i/>
          <w:sz w:val="18"/>
          <w:szCs w:val="18"/>
        </w:rPr>
        <w:t xml:space="preserve">ex </w:t>
      </w:r>
      <w:proofErr w:type="spellStart"/>
      <w:r w:rsidRPr="00FC4CFE">
        <w:rPr>
          <w:rFonts w:ascii="Times New Roman" w:hAnsi="Times New Roman" w:cs="Times New Roman"/>
          <w:i/>
          <w:sz w:val="18"/>
          <w:szCs w:val="18"/>
        </w:rPr>
        <w:t>parte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objecti</w:t>
      </w:r>
      <w:proofErr w:type="spellEnd"/>
      <w:r w:rsidRPr="00FC4CFE">
        <w:rPr>
          <w:rFonts w:ascii="Times New Roman" w:hAnsi="Times New Roman" w:cs="Times New Roman"/>
          <w:sz w:val="18"/>
          <w:szCs w:val="18"/>
        </w:rPr>
        <w:t xml:space="preserve"> (canons 1-2, safeguarding the integrity of the interpreted object) and </w:t>
      </w:r>
      <w:r w:rsidRPr="00FC4CFE">
        <w:rPr>
          <w:rFonts w:ascii="Times New Roman" w:hAnsi="Times New Roman" w:cs="Times New Roman"/>
          <w:i/>
          <w:sz w:val="18"/>
          <w:szCs w:val="18"/>
        </w:rPr>
        <w:t xml:space="preserve">ex </w:t>
      </w:r>
      <w:proofErr w:type="spellStart"/>
      <w:r w:rsidRPr="00FC4CFE">
        <w:rPr>
          <w:rFonts w:ascii="Times New Roman" w:hAnsi="Times New Roman" w:cs="Times New Roman"/>
          <w:i/>
          <w:sz w:val="18"/>
          <w:szCs w:val="18"/>
        </w:rPr>
        <w:t>parte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subjecti</w:t>
      </w:r>
      <w:proofErr w:type="spellEnd"/>
      <w:r w:rsidRPr="00FC4CFE">
        <w:rPr>
          <w:rFonts w:ascii="Times New Roman" w:hAnsi="Times New Roman" w:cs="Times New Roman"/>
          <w:sz w:val="18"/>
          <w:szCs w:val="18"/>
        </w:rPr>
        <w:t xml:space="preserve"> (canons 3-4, regulating the interpreter’s disposition) is Betti’s most distinctive methodological contribution.</w:t>
      </w:r>
    </w:p>
  </w:footnote>
  <w:footnote w:id="12">
    <w:p w14:paraId="070CCA29"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proofErr w:type="spellStart"/>
      <w:r w:rsidRPr="00FC4CFE">
        <w:rPr>
          <w:rFonts w:ascii="Times New Roman" w:hAnsi="Times New Roman" w:cs="Times New Roman"/>
          <w:smallCaps/>
          <w:sz w:val="18"/>
          <w:szCs w:val="18"/>
        </w:rPr>
        <w:t>f.c.</w:t>
      </w:r>
      <w:proofErr w:type="spellEnd"/>
      <w:r w:rsidRPr="00FC4CFE">
        <w:rPr>
          <w:rFonts w:ascii="Times New Roman" w:hAnsi="Times New Roman" w:cs="Times New Roman"/>
          <w:smallCaps/>
          <w:sz w:val="18"/>
          <w:szCs w:val="18"/>
        </w:rPr>
        <w:t xml:space="preserve"> von </w:t>
      </w:r>
      <w:proofErr w:type="spellStart"/>
      <w:r w:rsidRPr="00FC4CFE">
        <w:rPr>
          <w:rFonts w:ascii="Times New Roman" w:hAnsi="Times New Roman" w:cs="Times New Roman"/>
          <w:smallCaps/>
          <w:sz w:val="18"/>
          <w:szCs w:val="18"/>
        </w:rPr>
        <w:t>savigny</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System des </w:t>
      </w:r>
      <w:proofErr w:type="spellStart"/>
      <w:r w:rsidRPr="00FC4CFE">
        <w:rPr>
          <w:rFonts w:ascii="Times New Roman" w:hAnsi="Times New Roman" w:cs="Times New Roman"/>
          <w:i/>
          <w:sz w:val="18"/>
          <w:szCs w:val="18"/>
        </w:rPr>
        <w:t>heutigen</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romischen</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Rechts</w:t>
      </w:r>
      <w:proofErr w:type="spellEnd"/>
      <w:r w:rsidRPr="00FC4CFE">
        <w:rPr>
          <w:rFonts w:ascii="Times New Roman" w:hAnsi="Times New Roman" w:cs="Times New Roman"/>
          <w:sz w:val="18"/>
          <w:szCs w:val="18"/>
        </w:rPr>
        <w:t xml:space="preserve">, Bd. I, Veit, Berlin 1840, pp. 213-214. The systematic exposition of Savigny’s four elements is in </w:t>
      </w:r>
      <w:r w:rsidRPr="00FC4CFE">
        <w:rPr>
          <w:rFonts w:ascii="Times New Roman" w:hAnsi="Times New Roman" w:cs="Times New Roman"/>
          <w:smallCaps/>
          <w:sz w:val="18"/>
          <w:szCs w:val="18"/>
        </w:rPr>
        <w:t xml:space="preserve">k. </w:t>
      </w:r>
      <w:proofErr w:type="spellStart"/>
      <w:r w:rsidRPr="00FC4CFE">
        <w:rPr>
          <w:rFonts w:ascii="Times New Roman" w:hAnsi="Times New Roman" w:cs="Times New Roman"/>
          <w:smallCaps/>
          <w:sz w:val="18"/>
          <w:szCs w:val="18"/>
        </w:rPr>
        <w:t>larenz</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i/>
          <w:sz w:val="18"/>
          <w:szCs w:val="18"/>
        </w:rPr>
        <w:t>Methodenlehre</w:t>
      </w:r>
      <w:proofErr w:type="spellEnd"/>
      <w:r w:rsidRPr="00FC4CFE">
        <w:rPr>
          <w:rFonts w:ascii="Times New Roman" w:hAnsi="Times New Roman" w:cs="Times New Roman"/>
          <w:i/>
          <w:sz w:val="18"/>
          <w:szCs w:val="18"/>
        </w:rPr>
        <w:t xml:space="preserve"> der </w:t>
      </w:r>
      <w:proofErr w:type="spellStart"/>
      <w:r w:rsidRPr="00FC4CFE">
        <w:rPr>
          <w:rFonts w:ascii="Times New Roman" w:hAnsi="Times New Roman" w:cs="Times New Roman"/>
          <w:i/>
          <w:sz w:val="18"/>
          <w:szCs w:val="18"/>
        </w:rPr>
        <w:t>Rechtswissenschaft</w:t>
      </w:r>
      <w:proofErr w:type="spellEnd"/>
      <w:r w:rsidRPr="00FC4CFE">
        <w:rPr>
          <w:rFonts w:ascii="Times New Roman" w:hAnsi="Times New Roman" w:cs="Times New Roman"/>
          <w:sz w:val="18"/>
          <w:szCs w:val="18"/>
        </w:rPr>
        <w:t xml:space="preserve">, 6. </w:t>
      </w:r>
      <w:proofErr w:type="spellStart"/>
      <w:r w:rsidRPr="00FC4CFE">
        <w:rPr>
          <w:rFonts w:ascii="Times New Roman" w:hAnsi="Times New Roman" w:cs="Times New Roman"/>
          <w:sz w:val="18"/>
          <w:szCs w:val="18"/>
        </w:rPr>
        <w:t>Aufl</w:t>
      </w:r>
      <w:proofErr w:type="spellEnd"/>
      <w:r w:rsidRPr="00FC4CFE">
        <w:rPr>
          <w:rFonts w:ascii="Times New Roman" w:hAnsi="Times New Roman" w:cs="Times New Roman"/>
          <w:sz w:val="18"/>
          <w:szCs w:val="18"/>
        </w:rPr>
        <w:t>., Springer-Verlag, Berlin-Heidelberg 1991, Part I. Savigny’s original formulation treats the four elements not as independent methods but as inseparable aspects of a single act of interpretation.</w:t>
      </w:r>
    </w:p>
  </w:footnote>
  <w:footnote w:id="13">
    <w:p w14:paraId="10B42F5C" w14:textId="77777777" w:rsidR="001B491B" w:rsidRPr="00445F6B" w:rsidRDefault="001B491B" w:rsidP="001B491B">
      <w:pPr>
        <w:pStyle w:val="Testonotaapidipagina"/>
        <w:spacing w:after="0"/>
        <w:rPr>
          <w:rFonts w:ascii="Times New Roman" w:hAnsi="Times New Roman" w:cs="Times New Roman"/>
          <w:sz w:val="18"/>
          <w:szCs w:val="18"/>
          <w:lang w:val="it-IT"/>
        </w:rPr>
      </w:pPr>
      <w:r w:rsidRPr="00445F6B">
        <w:rPr>
          <w:rStyle w:val="Rimandonotaapidipagina"/>
          <w:rFonts w:ascii="Times New Roman" w:hAnsi="Times New Roman" w:cs="Times New Roman"/>
          <w:sz w:val="18"/>
          <w:szCs w:val="18"/>
        </w:rPr>
        <w:footnoteRef/>
      </w:r>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Idib</w:t>
      </w:r>
      <w:proofErr w:type="spellEnd"/>
      <w:r w:rsidRPr="00445F6B">
        <w:rPr>
          <w:rFonts w:ascii="Times New Roman" w:hAnsi="Times New Roman" w:cs="Times New Roman"/>
          <w:sz w:val="18"/>
          <w:szCs w:val="18"/>
        </w:rPr>
        <w:t xml:space="preserve">. </w:t>
      </w:r>
      <w:r w:rsidRPr="00AB5E6C">
        <w:rPr>
          <w:rFonts w:ascii="Times New Roman" w:hAnsi="Times New Roman" w:cs="Times New Roman"/>
          <w:smallCaps/>
          <w:sz w:val="18"/>
          <w:szCs w:val="18"/>
        </w:rPr>
        <w:t>Larenz</w:t>
      </w:r>
      <w:r w:rsidRPr="00445F6B">
        <w:rPr>
          <w:rFonts w:ascii="Times New Roman" w:hAnsi="Times New Roman" w:cs="Times New Roman"/>
          <w:sz w:val="18"/>
          <w:szCs w:val="18"/>
        </w:rPr>
        <w:t xml:space="preserve"> Kap. 5, § 2, pp. 208. </w:t>
      </w:r>
      <w:r w:rsidRPr="00445F6B">
        <w:rPr>
          <w:rFonts w:ascii="Times New Roman" w:hAnsi="Times New Roman" w:cs="Times New Roman"/>
          <w:i/>
          <w:iCs/>
          <w:sz w:val="18"/>
          <w:szCs w:val="18"/>
        </w:rPr>
        <w:t>Orig.</w:t>
      </w:r>
      <w:r w:rsidRPr="00445F6B">
        <w:rPr>
          <w:rFonts w:ascii="Times New Roman" w:hAnsi="Times New Roman" w:cs="Times New Roman"/>
          <w:sz w:val="18"/>
          <w:szCs w:val="18"/>
        </w:rPr>
        <w:t xml:space="preserve"> «Man </w:t>
      </w:r>
      <w:proofErr w:type="spellStart"/>
      <w:r w:rsidRPr="00445F6B">
        <w:rPr>
          <w:rFonts w:ascii="Times New Roman" w:hAnsi="Times New Roman" w:cs="Times New Roman"/>
          <w:sz w:val="18"/>
          <w:szCs w:val="18"/>
        </w:rPr>
        <w:t>muß</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sich</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allerdings</w:t>
      </w:r>
      <w:proofErr w:type="spellEnd"/>
      <w:r w:rsidRPr="00445F6B">
        <w:rPr>
          <w:rFonts w:ascii="Times New Roman" w:hAnsi="Times New Roman" w:cs="Times New Roman"/>
          <w:sz w:val="18"/>
          <w:szCs w:val="18"/>
        </w:rPr>
        <w:t xml:space="preserve"> von der </w:t>
      </w:r>
      <w:proofErr w:type="spellStart"/>
      <w:r w:rsidRPr="00445F6B">
        <w:rPr>
          <w:rFonts w:ascii="Times New Roman" w:hAnsi="Times New Roman" w:cs="Times New Roman"/>
          <w:sz w:val="18"/>
          <w:szCs w:val="18"/>
        </w:rPr>
        <w:t>Vorstellung</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frei</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machen</w:t>
      </w:r>
      <w:proofErr w:type="spellEnd"/>
      <w:r w:rsidRPr="00445F6B">
        <w:rPr>
          <w:rFonts w:ascii="Times New Roman" w:hAnsi="Times New Roman" w:cs="Times New Roman"/>
          <w:sz w:val="18"/>
          <w:szCs w:val="18"/>
        </w:rPr>
        <w:t xml:space="preserve">, die auf </w:t>
      </w:r>
      <w:proofErr w:type="spellStart"/>
      <w:r w:rsidRPr="00445F6B">
        <w:rPr>
          <w:rFonts w:ascii="Times New Roman" w:hAnsi="Times New Roman" w:cs="Times New Roman"/>
          <w:sz w:val="18"/>
          <w:szCs w:val="18"/>
        </w:rPr>
        <w:t>solche</w:t>
      </w:r>
      <w:proofErr w:type="spellEnd"/>
      <w:r w:rsidRPr="00445F6B">
        <w:rPr>
          <w:rFonts w:ascii="Times New Roman" w:hAnsi="Times New Roman" w:cs="Times New Roman"/>
          <w:sz w:val="18"/>
          <w:szCs w:val="18"/>
        </w:rPr>
        <w:t xml:space="preserve"> Weise </w:t>
      </w:r>
      <w:proofErr w:type="spellStart"/>
      <w:r w:rsidRPr="00445F6B">
        <w:rPr>
          <w:rFonts w:ascii="Times New Roman" w:hAnsi="Times New Roman" w:cs="Times New Roman"/>
          <w:sz w:val="18"/>
          <w:szCs w:val="18"/>
        </w:rPr>
        <w:t>gefundenen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Ergebnisse</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könnten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denselben</w:t>
      </w:r>
      <w:proofErr w:type="spellEnd"/>
      <w:r w:rsidRPr="00445F6B">
        <w:rPr>
          <w:rFonts w:ascii="Times New Roman" w:hAnsi="Times New Roman" w:cs="Times New Roman"/>
          <w:sz w:val="18"/>
          <w:szCs w:val="18"/>
        </w:rPr>
        <w:t xml:space="preserve"> Grad von Sicherheit und </w:t>
      </w:r>
      <w:proofErr w:type="spellStart"/>
      <w:r w:rsidRPr="00445F6B">
        <w:rPr>
          <w:rFonts w:ascii="Times New Roman" w:hAnsi="Times New Roman" w:cs="Times New Roman"/>
          <w:sz w:val="18"/>
          <w:szCs w:val="18"/>
        </w:rPr>
        <w:t>Genauigkeit</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erreichen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wie</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ein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mathematischer</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Beweis</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oder</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eine</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exakt</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ausgeführte</w:t>
      </w:r>
      <w:proofErr w:type="spellEnd"/>
      <w:r w:rsidRPr="00445F6B">
        <w:rPr>
          <w:rFonts w:ascii="Times New Roman" w:hAnsi="Times New Roman" w:cs="Times New Roman"/>
          <w:sz w:val="18"/>
          <w:szCs w:val="18"/>
        </w:rPr>
        <w:t xml:space="preserve"> Messung» </w:t>
      </w:r>
    </w:p>
  </w:footnote>
  <w:footnote w:id="14">
    <w:p w14:paraId="6B899331"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smallCaps/>
          <w:sz w:val="18"/>
          <w:szCs w:val="18"/>
        </w:rPr>
        <w:t xml:space="preserve">n. </w:t>
      </w:r>
      <w:proofErr w:type="spellStart"/>
      <w:r w:rsidRPr="00FC4CFE">
        <w:rPr>
          <w:rFonts w:ascii="Times New Roman" w:hAnsi="Times New Roman" w:cs="Times New Roman"/>
          <w:smallCaps/>
          <w:sz w:val="18"/>
          <w:szCs w:val="18"/>
        </w:rPr>
        <w:t>bobbio</w:t>
      </w:r>
      <w:proofErr w:type="spellEnd"/>
      <w:r w:rsidRPr="00FC4CFE">
        <w:rPr>
          <w:rFonts w:ascii="Times New Roman" w:hAnsi="Times New Roman" w:cs="Times New Roman"/>
          <w:sz w:val="18"/>
          <w:szCs w:val="18"/>
        </w:rPr>
        <w:t>, “</w:t>
      </w:r>
      <w:proofErr w:type="spellStart"/>
      <w:r w:rsidRPr="00FC4CFE">
        <w:rPr>
          <w:rFonts w:ascii="Times New Roman" w:hAnsi="Times New Roman" w:cs="Times New Roman"/>
          <w:sz w:val="18"/>
          <w:szCs w:val="18"/>
        </w:rPr>
        <w:t>Scienza</w:t>
      </w:r>
      <w:proofErr w:type="spellEnd"/>
      <w:r w:rsidRPr="00FC4CFE">
        <w:rPr>
          <w:rFonts w:ascii="Times New Roman" w:hAnsi="Times New Roman" w:cs="Times New Roman"/>
          <w:sz w:val="18"/>
          <w:szCs w:val="18"/>
        </w:rPr>
        <w:t xml:space="preserve"> del </w:t>
      </w:r>
      <w:proofErr w:type="spellStart"/>
      <w:r w:rsidRPr="00FC4CFE">
        <w:rPr>
          <w:rFonts w:ascii="Times New Roman" w:hAnsi="Times New Roman" w:cs="Times New Roman"/>
          <w:sz w:val="18"/>
          <w:szCs w:val="18"/>
        </w:rPr>
        <w:t>diritto</w:t>
      </w:r>
      <w:proofErr w:type="spellEnd"/>
      <w:r w:rsidRPr="00FC4CFE">
        <w:rPr>
          <w:rFonts w:ascii="Times New Roman" w:hAnsi="Times New Roman" w:cs="Times New Roman"/>
          <w:sz w:val="18"/>
          <w:szCs w:val="18"/>
        </w:rPr>
        <w:t xml:space="preserve"> e </w:t>
      </w:r>
      <w:proofErr w:type="spellStart"/>
      <w:r w:rsidRPr="00FC4CFE">
        <w:rPr>
          <w:rFonts w:ascii="Times New Roman" w:hAnsi="Times New Roman" w:cs="Times New Roman"/>
          <w:sz w:val="18"/>
          <w:szCs w:val="18"/>
        </w:rPr>
        <w:t>analisi</w:t>
      </w:r>
      <w:proofErr w:type="spellEnd"/>
      <w:r w:rsidRPr="00FC4CFE">
        <w:rPr>
          <w:rFonts w:ascii="Times New Roman" w:hAnsi="Times New Roman" w:cs="Times New Roman"/>
          <w:sz w:val="18"/>
          <w:szCs w:val="18"/>
        </w:rPr>
        <w:t xml:space="preserve"> del </w:t>
      </w:r>
      <w:proofErr w:type="spellStart"/>
      <w:r w:rsidRPr="00FC4CFE">
        <w:rPr>
          <w:rFonts w:ascii="Times New Roman" w:hAnsi="Times New Roman" w:cs="Times New Roman"/>
          <w:sz w:val="18"/>
          <w:szCs w:val="18"/>
        </w:rPr>
        <w:t>linguaggio</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Rivista </w:t>
      </w:r>
      <w:proofErr w:type="spellStart"/>
      <w:r w:rsidRPr="00FC4CFE">
        <w:rPr>
          <w:rFonts w:ascii="Times New Roman" w:hAnsi="Times New Roman" w:cs="Times New Roman"/>
          <w:i/>
          <w:sz w:val="18"/>
          <w:szCs w:val="18"/>
        </w:rPr>
        <w:t>trimestrale</w:t>
      </w:r>
      <w:proofErr w:type="spellEnd"/>
      <w:r w:rsidRPr="00FC4CFE">
        <w:rPr>
          <w:rFonts w:ascii="Times New Roman" w:hAnsi="Times New Roman" w:cs="Times New Roman"/>
          <w:i/>
          <w:sz w:val="18"/>
          <w:szCs w:val="18"/>
        </w:rPr>
        <w:t xml:space="preserve"> di </w:t>
      </w:r>
      <w:proofErr w:type="spellStart"/>
      <w:r w:rsidRPr="00FC4CFE">
        <w:rPr>
          <w:rFonts w:ascii="Times New Roman" w:hAnsi="Times New Roman" w:cs="Times New Roman"/>
          <w:i/>
          <w:sz w:val="18"/>
          <w:szCs w:val="18"/>
        </w:rPr>
        <w:t>diritto</w:t>
      </w:r>
      <w:proofErr w:type="spellEnd"/>
      <w:r w:rsidRPr="00FC4CFE">
        <w:rPr>
          <w:rFonts w:ascii="Times New Roman" w:hAnsi="Times New Roman" w:cs="Times New Roman"/>
          <w:i/>
          <w:sz w:val="18"/>
          <w:szCs w:val="18"/>
        </w:rPr>
        <w:t xml:space="preserve"> e </w:t>
      </w:r>
      <w:proofErr w:type="spellStart"/>
      <w:r w:rsidRPr="00FC4CFE">
        <w:rPr>
          <w:rFonts w:ascii="Times New Roman" w:hAnsi="Times New Roman" w:cs="Times New Roman"/>
          <w:i/>
          <w:sz w:val="18"/>
          <w:szCs w:val="18"/>
        </w:rPr>
        <w:t>procedura</w:t>
      </w:r>
      <w:proofErr w:type="spellEnd"/>
      <w:r w:rsidRPr="00FC4CFE">
        <w:rPr>
          <w:rFonts w:ascii="Times New Roman" w:hAnsi="Times New Roman" w:cs="Times New Roman"/>
          <w:i/>
          <w:sz w:val="18"/>
          <w:szCs w:val="18"/>
        </w:rPr>
        <w:t xml:space="preserve"> civile</w:t>
      </w:r>
      <w:r w:rsidRPr="00FC4CFE">
        <w:rPr>
          <w:rFonts w:ascii="Times New Roman" w:hAnsi="Times New Roman" w:cs="Times New Roman"/>
          <w:sz w:val="18"/>
          <w:szCs w:val="18"/>
        </w:rPr>
        <w:t xml:space="preserve">, 1950; reprinted in </w:t>
      </w:r>
      <w:r w:rsidRPr="00FC4CFE">
        <w:rPr>
          <w:rFonts w:ascii="Times New Roman" w:hAnsi="Times New Roman" w:cs="Times New Roman"/>
          <w:smallCaps/>
          <w:sz w:val="18"/>
          <w:szCs w:val="18"/>
        </w:rPr>
        <w:t xml:space="preserve">n. </w:t>
      </w:r>
      <w:proofErr w:type="spellStart"/>
      <w:r w:rsidRPr="00FC4CFE">
        <w:rPr>
          <w:rFonts w:ascii="Times New Roman" w:hAnsi="Times New Roman" w:cs="Times New Roman"/>
          <w:smallCaps/>
          <w:sz w:val="18"/>
          <w:szCs w:val="18"/>
        </w:rPr>
        <w:t>bobbio</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Saggi </w:t>
      </w:r>
      <w:proofErr w:type="spellStart"/>
      <w:r w:rsidRPr="00FC4CFE">
        <w:rPr>
          <w:rFonts w:ascii="Times New Roman" w:hAnsi="Times New Roman" w:cs="Times New Roman"/>
          <w:i/>
          <w:sz w:val="18"/>
          <w:szCs w:val="18"/>
        </w:rPr>
        <w:t>sulla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scienza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giuridica</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Giappichelli</w:t>
      </w:r>
      <w:proofErr w:type="spellEnd"/>
      <w:r w:rsidRPr="00FC4CFE">
        <w:rPr>
          <w:rFonts w:ascii="Times New Roman" w:hAnsi="Times New Roman" w:cs="Times New Roman"/>
          <w:sz w:val="18"/>
          <w:szCs w:val="18"/>
        </w:rPr>
        <w:t xml:space="preserve">, Torino 2011. </w:t>
      </w:r>
      <w:r>
        <w:rPr>
          <w:rFonts w:ascii="Times New Roman" w:hAnsi="Times New Roman" w:cs="Times New Roman"/>
          <w:sz w:val="18"/>
          <w:szCs w:val="18"/>
        </w:rPr>
        <w:t>T</w:t>
      </w:r>
      <w:r w:rsidRPr="00D0418F">
        <w:rPr>
          <w:rFonts w:ascii="Times New Roman" w:hAnsi="Times New Roman" w:cs="Times New Roman"/>
          <w:sz w:val="18"/>
          <w:szCs w:val="18"/>
        </w:rPr>
        <w:t>he core claim reads</w:t>
      </w:r>
      <w:r>
        <w:rPr>
          <w:rFonts w:ascii="Times New Roman" w:hAnsi="Times New Roman" w:cs="Times New Roman"/>
          <w:sz w:val="18"/>
          <w:szCs w:val="18"/>
        </w:rPr>
        <w:t xml:space="preserve"> at </w:t>
      </w:r>
      <w:proofErr w:type="spellStart"/>
      <w:r>
        <w:rPr>
          <w:rFonts w:ascii="Times New Roman" w:hAnsi="Times New Roman" w:cs="Times New Roman"/>
          <w:sz w:val="18"/>
          <w:szCs w:val="18"/>
        </w:rPr>
        <w:t>ch.</w:t>
      </w:r>
      <w:proofErr w:type="spellEnd"/>
      <w:r>
        <w:rPr>
          <w:rFonts w:ascii="Times New Roman" w:hAnsi="Times New Roman" w:cs="Times New Roman"/>
          <w:sz w:val="18"/>
          <w:szCs w:val="18"/>
        </w:rPr>
        <w:t xml:space="preserve"> II.8 (“Jurisprudence as analysis of language”), </w:t>
      </w:r>
      <w:r w:rsidRPr="00D0418F">
        <w:rPr>
          <w:rFonts w:ascii="Times New Roman" w:hAnsi="Times New Roman" w:cs="Times New Roman"/>
          <w:sz w:val="18"/>
          <w:szCs w:val="18"/>
        </w:rPr>
        <w:t>p. 355</w:t>
      </w:r>
      <w:r>
        <w:rPr>
          <w:rFonts w:ascii="Times New Roman" w:hAnsi="Times New Roman" w:cs="Times New Roman"/>
          <w:sz w:val="18"/>
          <w:szCs w:val="18"/>
        </w:rPr>
        <w:t xml:space="preserve"> (</w:t>
      </w:r>
      <w:r>
        <w:rPr>
          <w:rFonts w:ascii="Times New Roman" w:hAnsi="Times New Roman" w:cs="Times New Roman"/>
          <w:i/>
          <w:iCs/>
          <w:sz w:val="18"/>
          <w:szCs w:val="18"/>
        </w:rPr>
        <w:t>Orig.</w:t>
      </w:r>
      <w:r>
        <w:rPr>
          <w:rFonts w:ascii="Times New Roman" w:hAnsi="Times New Roman" w:cs="Times New Roman"/>
          <w:sz w:val="18"/>
          <w:szCs w:val="18"/>
        </w:rPr>
        <w:t>)</w:t>
      </w:r>
      <w:r w:rsidRPr="00D0418F">
        <w:rPr>
          <w:rFonts w:ascii="Times New Roman" w:hAnsi="Times New Roman" w:cs="Times New Roman"/>
          <w:sz w:val="18"/>
          <w:szCs w:val="18"/>
        </w:rPr>
        <w:t>: «</w:t>
      </w:r>
      <w:r w:rsidRPr="00D0418F">
        <w:rPr>
          <w:rFonts w:ascii="Times New Roman" w:hAnsi="Times New Roman" w:cs="Times New Roman"/>
          <w:i/>
          <w:iCs/>
          <w:sz w:val="18"/>
          <w:szCs w:val="18"/>
        </w:rPr>
        <w:t xml:space="preserve">la </w:t>
      </w:r>
      <w:proofErr w:type="spellStart"/>
      <w:r w:rsidRPr="00D0418F">
        <w:rPr>
          <w:rFonts w:ascii="Times New Roman" w:hAnsi="Times New Roman" w:cs="Times New Roman"/>
          <w:i/>
          <w:iCs/>
          <w:sz w:val="18"/>
          <w:szCs w:val="18"/>
        </w:rPr>
        <w:t>giurisprudenza</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nella</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sua</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parte</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essenziale</w:t>
      </w:r>
      <w:proofErr w:type="spellEnd"/>
      <w:r w:rsidRPr="00D0418F">
        <w:rPr>
          <w:rFonts w:ascii="Times New Roman" w:hAnsi="Times New Roman" w:cs="Times New Roman"/>
          <w:i/>
          <w:iCs/>
          <w:sz w:val="18"/>
          <w:szCs w:val="18"/>
        </w:rPr>
        <w:t xml:space="preserve"> è </w:t>
      </w:r>
      <w:proofErr w:type="spellStart"/>
      <w:r w:rsidRPr="00D0418F">
        <w:rPr>
          <w:rFonts w:ascii="Times New Roman" w:hAnsi="Times New Roman" w:cs="Times New Roman"/>
          <w:i/>
          <w:iCs/>
          <w:sz w:val="18"/>
          <w:szCs w:val="18"/>
        </w:rPr>
        <w:t>un'analisi</w:t>
      </w:r>
      <w:proofErr w:type="spellEnd"/>
      <w:r w:rsidRPr="00D0418F">
        <w:rPr>
          <w:rFonts w:ascii="Times New Roman" w:hAnsi="Times New Roman" w:cs="Times New Roman"/>
          <w:i/>
          <w:iCs/>
          <w:sz w:val="18"/>
          <w:szCs w:val="18"/>
        </w:rPr>
        <w:t xml:space="preserve"> del </w:t>
      </w:r>
      <w:proofErr w:type="spellStart"/>
      <w:r w:rsidRPr="00D0418F">
        <w:rPr>
          <w:rFonts w:ascii="Times New Roman" w:hAnsi="Times New Roman" w:cs="Times New Roman"/>
          <w:i/>
          <w:iCs/>
          <w:sz w:val="18"/>
          <w:szCs w:val="18"/>
        </w:rPr>
        <w:t>linguaggio</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più</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precisamente</w:t>
      </w:r>
      <w:proofErr w:type="spellEnd"/>
      <w:r w:rsidRPr="00D0418F">
        <w:rPr>
          <w:rFonts w:ascii="Times New Roman" w:hAnsi="Times New Roman" w:cs="Times New Roman"/>
          <w:i/>
          <w:iCs/>
          <w:sz w:val="18"/>
          <w:szCs w:val="18"/>
        </w:rPr>
        <w:t xml:space="preserve"> di </w:t>
      </w:r>
      <w:proofErr w:type="spellStart"/>
      <w:r w:rsidRPr="00D0418F">
        <w:rPr>
          <w:rFonts w:ascii="Times New Roman" w:hAnsi="Times New Roman" w:cs="Times New Roman"/>
          <w:i/>
          <w:iCs/>
          <w:sz w:val="18"/>
          <w:szCs w:val="18"/>
        </w:rPr>
        <w:t>quel</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particolare</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linguaggio</w:t>
      </w:r>
      <w:proofErr w:type="spellEnd"/>
      <w:r w:rsidRPr="00D0418F">
        <w:rPr>
          <w:rFonts w:ascii="Times New Roman" w:hAnsi="Times New Roman" w:cs="Times New Roman"/>
          <w:i/>
          <w:iCs/>
          <w:sz w:val="18"/>
          <w:szCs w:val="18"/>
        </w:rPr>
        <w:t xml:space="preserve"> in cui </w:t>
      </w:r>
      <w:proofErr w:type="spellStart"/>
      <w:r w:rsidRPr="00D0418F">
        <w:rPr>
          <w:rFonts w:ascii="Times New Roman" w:hAnsi="Times New Roman" w:cs="Times New Roman"/>
          <w:i/>
          <w:iCs/>
          <w:sz w:val="18"/>
          <w:szCs w:val="18"/>
        </w:rPr>
        <w:t>attraverso</w:t>
      </w:r>
      <w:proofErr w:type="spellEnd"/>
      <w:r w:rsidRPr="00D0418F">
        <w:rPr>
          <w:rFonts w:ascii="Times New Roman" w:hAnsi="Times New Roman" w:cs="Times New Roman"/>
          <w:i/>
          <w:iCs/>
          <w:sz w:val="18"/>
          <w:szCs w:val="18"/>
        </w:rPr>
        <w:t xml:space="preserve"> le </w:t>
      </w:r>
      <w:proofErr w:type="spellStart"/>
      <w:r w:rsidRPr="00D0418F">
        <w:rPr>
          <w:rFonts w:ascii="Times New Roman" w:hAnsi="Times New Roman" w:cs="Times New Roman"/>
          <w:i/>
          <w:iCs/>
          <w:sz w:val="18"/>
          <w:szCs w:val="18"/>
        </w:rPr>
        <w:t>proposizioni</w:t>
      </w:r>
      <w:proofErr w:type="spellEnd"/>
      <w:r w:rsidRPr="00D0418F">
        <w:rPr>
          <w:rFonts w:ascii="Times New Roman" w:hAnsi="Times New Roman" w:cs="Times New Roman"/>
          <w:i/>
          <w:iCs/>
          <w:sz w:val="18"/>
          <w:szCs w:val="18"/>
        </w:rPr>
        <w:t xml:space="preserve"> normative </w:t>
      </w:r>
      <w:proofErr w:type="spellStart"/>
      <w:r w:rsidRPr="00D0418F">
        <w:rPr>
          <w:rFonts w:ascii="Times New Roman" w:hAnsi="Times New Roman" w:cs="Times New Roman"/>
          <w:i/>
          <w:iCs/>
          <w:sz w:val="18"/>
          <w:szCs w:val="18"/>
        </w:rPr>
        <w:t>si</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esprime</w:t>
      </w:r>
      <w:proofErr w:type="spellEnd"/>
      <w:r w:rsidRPr="00D0418F">
        <w:rPr>
          <w:rFonts w:ascii="Times New Roman" w:hAnsi="Times New Roman" w:cs="Times New Roman"/>
          <w:i/>
          <w:iCs/>
          <w:sz w:val="18"/>
          <w:szCs w:val="18"/>
        </w:rPr>
        <w:t xml:space="preserve"> il </w:t>
      </w:r>
      <w:proofErr w:type="spellStart"/>
      <w:r w:rsidRPr="00D0418F">
        <w:rPr>
          <w:rFonts w:ascii="Times New Roman" w:hAnsi="Times New Roman" w:cs="Times New Roman"/>
          <w:i/>
          <w:iCs/>
          <w:sz w:val="18"/>
          <w:szCs w:val="18"/>
        </w:rPr>
        <w:t>legislatore</w:t>
      </w:r>
      <w:proofErr w:type="spellEnd"/>
      <w:r w:rsidRPr="00D0418F">
        <w:rPr>
          <w:rFonts w:ascii="Times New Roman" w:hAnsi="Times New Roman" w:cs="Times New Roman"/>
          <w:sz w:val="18"/>
          <w:szCs w:val="18"/>
        </w:rPr>
        <w:t>»</w:t>
      </w:r>
      <w:r>
        <w:rPr>
          <w:rFonts w:ascii="Times New Roman" w:hAnsi="Times New Roman" w:cs="Times New Roman"/>
          <w:sz w:val="18"/>
          <w:szCs w:val="18"/>
        </w:rPr>
        <w:t xml:space="preserve">. </w:t>
      </w:r>
      <w:r w:rsidRPr="00FD66E5">
        <w:rPr>
          <w:rFonts w:ascii="Times New Roman" w:hAnsi="Times New Roman" w:cs="Times New Roman"/>
          <w:i/>
          <w:iCs/>
          <w:sz w:val="18"/>
          <w:szCs w:val="18"/>
        </w:rPr>
        <w:t>Lit</w:t>
      </w:r>
      <w:r>
        <w:rPr>
          <w:rFonts w:ascii="Times New Roman" w:hAnsi="Times New Roman" w:cs="Times New Roman"/>
          <w:sz w:val="18"/>
          <w:szCs w:val="18"/>
        </w:rPr>
        <w:t>. «</w:t>
      </w:r>
      <w:r w:rsidRPr="00FD66E5">
        <w:rPr>
          <w:rFonts w:ascii="Times New Roman" w:hAnsi="Times New Roman" w:cs="Times New Roman"/>
          <w:sz w:val="18"/>
          <w:szCs w:val="18"/>
        </w:rPr>
        <w:t>jurisprudence is in its essential part an analysis of language, more precisely of that particular language in which the legislator expresses himself through normative propositions</w:t>
      </w:r>
      <w:r>
        <w:rPr>
          <w:rFonts w:ascii="Times New Roman" w:hAnsi="Times New Roman" w:cs="Times New Roman"/>
          <w:sz w:val="18"/>
          <w:szCs w:val="18"/>
        </w:rPr>
        <w:t>»</w:t>
      </w:r>
      <w:r w:rsidRPr="00D0418F">
        <w:rPr>
          <w:rFonts w:ascii="Times New Roman" w:hAnsi="Times New Roman" w:cs="Times New Roman"/>
          <w:sz w:val="18"/>
          <w:szCs w:val="18"/>
        </w:rPr>
        <w:t>.</w:t>
      </w:r>
    </w:p>
  </w:footnote>
  <w:footnote w:id="15">
    <w:p w14:paraId="17E0B68A"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Pr>
          <w:rFonts w:ascii="Times New Roman" w:hAnsi="Times New Roman" w:cs="Times New Roman"/>
          <w:sz w:val="18"/>
          <w:szCs w:val="18"/>
        </w:rPr>
        <w:t>Ibid.</w:t>
      </w:r>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chs</w:t>
      </w:r>
      <w:proofErr w:type="spellEnd"/>
      <w:r w:rsidRPr="00FC4CFE">
        <w:rPr>
          <w:rFonts w:ascii="Times New Roman" w:hAnsi="Times New Roman" w:cs="Times New Roman"/>
          <w:sz w:val="18"/>
          <w:szCs w:val="18"/>
        </w:rPr>
        <w:t>. I-II.</w:t>
      </w:r>
      <w:r>
        <w:rPr>
          <w:rFonts w:ascii="Times New Roman" w:hAnsi="Times New Roman" w:cs="Times New Roman"/>
          <w:sz w:val="18"/>
          <w:szCs w:val="18"/>
        </w:rPr>
        <w:t xml:space="preserve"> </w:t>
      </w:r>
      <w:r w:rsidRPr="00FC4CFE">
        <w:rPr>
          <w:rFonts w:ascii="Times New Roman" w:hAnsi="Times New Roman" w:cs="Times New Roman"/>
          <w:sz w:val="18"/>
          <w:szCs w:val="18"/>
        </w:rPr>
        <w:t xml:space="preserve">Bobbio argued that </w:t>
      </w:r>
      <w:r>
        <w:rPr>
          <w:rFonts w:ascii="Times New Roman" w:hAnsi="Times New Roman" w:cs="Times New Roman"/>
          <w:sz w:val="18"/>
          <w:szCs w:val="18"/>
        </w:rPr>
        <w:t>legal</w:t>
      </w:r>
      <w:r w:rsidRPr="00FC4CFE">
        <w:rPr>
          <w:rFonts w:ascii="Times New Roman" w:hAnsi="Times New Roman" w:cs="Times New Roman"/>
          <w:sz w:val="18"/>
          <w:szCs w:val="18"/>
        </w:rPr>
        <w:t xml:space="preserve"> science is therefore a science </w:t>
      </w:r>
      <w:r w:rsidRPr="00FD66E5">
        <w:rPr>
          <w:rFonts w:ascii="Times New Roman" w:hAnsi="Times New Roman" w:cs="Times New Roman"/>
          <w:iCs/>
          <w:sz w:val="18"/>
          <w:szCs w:val="18"/>
        </w:rPr>
        <w:t>about</w:t>
      </w:r>
      <w:r w:rsidRPr="00FC4CFE">
        <w:rPr>
          <w:rFonts w:ascii="Times New Roman" w:hAnsi="Times New Roman" w:cs="Times New Roman"/>
          <w:sz w:val="18"/>
          <w:szCs w:val="18"/>
        </w:rPr>
        <w:t xml:space="preserve"> prescriptions, not a science that prescribes</w:t>
      </w:r>
      <w:r>
        <w:rPr>
          <w:rFonts w:ascii="Times New Roman" w:hAnsi="Times New Roman" w:cs="Times New Roman"/>
          <w:sz w:val="18"/>
          <w:szCs w:val="18"/>
        </w:rPr>
        <w:t xml:space="preserve">. </w:t>
      </w:r>
    </w:p>
  </w:footnote>
  <w:footnote w:id="16">
    <w:p w14:paraId="22C789A7"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On instruments as constitutive of scientific knowledge rather than mere aids to it, </w:t>
      </w:r>
      <w:proofErr w:type="spellStart"/>
      <w:r w:rsidRPr="00FC4CFE">
        <w:rPr>
          <w:rFonts w:ascii="Times New Roman" w:hAnsi="Times New Roman" w:cs="Times New Roman"/>
          <w:sz w:val="18"/>
          <w:szCs w:val="18"/>
        </w:rPr>
        <w:t xml:space="preserve">see </w:t>
      </w:r>
      <w:r w:rsidRPr="00FC4CFE">
        <w:rPr>
          <w:rFonts w:ascii="Times New Roman" w:hAnsi="Times New Roman" w:cs="Times New Roman"/>
          <w:smallCaps/>
          <w:sz w:val="18"/>
          <w:szCs w:val="18"/>
        </w:rPr>
        <w:t>n</w:t>
      </w:r>
      <w:proofErr w:type="spellEnd"/>
      <w:r w:rsidRPr="00FC4CFE">
        <w:rPr>
          <w:rFonts w:ascii="Times New Roman" w:hAnsi="Times New Roman" w:cs="Times New Roman"/>
          <w:smallCaps/>
          <w:sz w:val="18"/>
          <w:szCs w:val="18"/>
        </w:rPr>
        <w:t xml:space="preserve">. </w:t>
      </w:r>
      <w:proofErr w:type="spellStart"/>
      <w:r w:rsidRPr="00FC4CFE">
        <w:rPr>
          <w:rFonts w:ascii="Times New Roman" w:hAnsi="Times New Roman" w:cs="Times New Roman"/>
          <w:smallCaps/>
          <w:sz w:val="18"/>
          <w:szCs w:val="18"/>
        </w:rPr>
        <w:t>lettieri</w:t>
      </w:r>
      <w:proofErr w:type="spellEnd"/>
      <w:r w:rsidRPr="00FC4CFE">
        <w:rPr>
          <w:rFonts w:ascii="Times New Roman" w:hAnsi="Times New Roman" w:cs="Times New Roman"/>
          <w:sz w:val="18"/>
          <w:szCs w:val="18"/>
        </w:rPr>
        <w:t xml:space="preserve"> et al., “Ex Machina: Analytical platforms, Law and the Challenges of Computational Legal Science,” </w:t>
      </w:r>
      <w:r w:rsidRPr="00FC4CFE">
        <w:rPr>
          <w:rFonts w:ascii="Times New Roman" w:hAnsi="Times New Roman" w:cs="Times New Roman"/>
          <w:i/>
          <w:sz w:val="18"/>
          <w:szCs w:val="18"/>
        </w:rPr>
        <w:t>Future Internet</w:t>
      </w:r>
      <w:r w:rsidRPr="00FC4CFE">
        <w:rPr>
          <w:rFonts w:ascii="Times New Roman" w:hAnsi="Times New Roman" w:cs="Times New Roman"/>
          <w:sz w:val="18"/>
          <w:szCs w:val="18"/>
        </w:rPr>
        <w:t xml:space="preserve"> 10(5), 37, 2018, p. 1: </w:t>
      </w:r>
      <w:r>
        <w:rPr>
          <w:rFonts w:ascii="Times New Roman" w:hAnsi="Times New Roman" w:cs="Times New Roman"/>
          <w:sz w:val="18"/>
          <w:szCs w:val="18"/>
        </w:rPr>
        <w:t>«</w:t>
      </w:r>
      <w:r w:rsidRPr="00FC4CFE">
        <w:rPr>
          <w:rFonts w:ascii="Times New Roman" w:hAnsi="Times New Roman" w:cs="Times New Roman"/>
          <w:sz w:val="18"/>
          <w:szCs w:val="18"/>
        </w:rPr>
        <w:t>The history of science has always been marked by a close connection between the development of new research tools and the understanding of reality.</w:t>
      </w:r>
      <w:r>
        <w:rPr>
          <w:rFonts w:ascii="Times New Roman" w:hAnsi="Times New Roman" w:cs="Times New Roman"/>
          <w:sz w:val="18"/>
          <w:szCs w:val="18"/>
        </w:rPr>
        <w:t>»</w:t>
      </w:r>
      <w:r w:rsidRPr="00FC4CFE">
        <w:rPr>
          <w:rFonts w:ascii="Times New Roman" w:hAnsi="Times New Roman" w:cs="Times New Roman"/>
          <w:sz w:val="18"/>
          <w:szCs w:val="18"/>
        </w:rPr>
        <w:t xml:space="preserve"> The telescope analogy is used here in its epistemological sense: the instrument transformed the </w:t>
      </w:r>
      <w:r w:rsidRPr="003F2FA3">
        <w:rPr>
          <w:rFonts w:ascii="Times New Roman" w:hAnsi="Times New Roman" w:cs="Times New Roman"/>
          <w:iCs/>
          <w:sz w:val="18"/>
          <w:szCs w:val="18"/>
        </w:rPr>
        <w:t>kind</w:t>
      </w:r>
      <w:r w:rsidRPr="00FC4CFE">
        <w:rPr>
          <w:rFonts w:ascii="Times New Roman" w:hAnsi="Times New Roman" w:cs="Times New Roman"/>
          <w:sz w:val="18"/>
          <w:szCs w:val="18"/>
        </w:rPr>
        <w:t xml:space="preserve"> of dispute possible in astronomy by rendering the object intersubjectively accessible.</w:t>
      </w:r>
    </w:p>
  </w:footnote>
  <w:footnote w:id="17">
    <w:p w14:paraId="5BF88403"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For a comprehensive survey, see </w:t>
      </w:r>
      <w:r w:rsidRPr="00FC4CFE">
        <w:rPr>
          <w:rFonts w:ascii="Times New Roman" w:hAnsi="Times New Roman" w:cs="Times New Roman"/>
          <w:smallCaps/>
          <w:sz w:val="18"/>
          <w:szCs w:val="18"/>
        </w:rPr>
        <w:t xml:space="preserve">b. </w:t>
      </w:r>
      <w:proofErr w:type="spellStart"/>
      <w:r w:rsidRPr="00FC4CFE">
        <w:rPr>
          <w:rFonts w:ascii="Times New Roman" w:hAnsi="Times New Roman" w:cs="Times New Roman"/>
          <w:smallCaps/>
          <w:sz w:val="18"/>
          <w:szCs w:val="18"/>
        </w:rPr>
        <w:t>chau</w:t>
      </w:r>
      <w:proofErr w:type="spellEnd"/>
      <w:r w:rsidRPr="00FC4CFE">
        <w:rPr>
          <w:rFonts w:ascii="Times New Roman" w:hAnsi="Times New Roman" w:cs="Times New Roman"/>
          <w:sz w:val="18"/>
          <w:szCs w:val="18"/>
        </w:rPr>
        <w:t xml:space="preserve"> </w:t>
      </w:r>
      <w:r w:rsidRPr="002136EA">
        <w:rPr>
          <w:rFonts w:ascii="Times New Roman" w:hAnsi="Times New Roman" w:cs="Times New Roman"/>
          <w:smallCaps/>
          <w:sz w:val="18"/>
          <w:szCs w:val="18"/>
        </w:rPr>
        <w:t>&amp;</w:t>
      </w:r>
      <w:r w:rsidRPr="00FC4CFE">
        <w:rPr>
          <w:rFonts w:ascii="Times New Roman" w:hAnsi="Times New Roman" w:cs="Times New Roman"/>
          <w:sz w:val="18"/>
          <w:szCs w:val="18"/>
        </w:rPr>
        <w:t xml:space="preserve"> </w:t>
      </w:r>
      <w:proofErr w:type="spellStart"/>
      <w:r w:rsidRPr="00FC4CFE">
        <w:rPr>
          <w:rFonts w:ascii="Times New Roman" w:hAnsi="Times New Roman" w:cs="Times New Roman"/>
          <w:smallCaps/>
          <w:sz w:val="18"/>
          <w:szCs w:val="18"/>
        </w:rPr>
        <w:t>m.a.</w:t>
      </w:r>
      <w:proofErr w:type="spellEnd"/>
      <w:r w:rsidRPr="00FC4CFE">
        <w:rPr>
          <w:rFonts w:ascii="Times New Roman" w:hAnsi="Times New Roman" w:cs="Times New Roman"/>
          <w:smallCaps/>
          <w:sz w:val="18"/>
          <w:szCs w:val="18"/>
        </w:rPr>
        <w:t> </w:t>
      </w:r>
      <w:proofErr w:type="spellStart"/>
      <w:r w:rsidRPr="00FC4CFE">
        <w:rPr>
          <w:rFonts w:ascii="Times New Roman" w:hAnsi="Times New Roman" w:cs="Times New Roman"/>
          <w:smallCaps/>
          <w:sz w:val="18"/>
          <w:szCs w:val="18"/>
        </w:rPr>
        <w:t>livermore</w:t>
      </w:r>
      <w:proofErr w:type="spellEnd"/>
      <w:r w:rsidRPr="00FC4CFE">
        <w:rPr>
          <w:rFonts w:ascii="Times New Roman" w:hAnsi="Times New Roman" w:cs="Times New Roman"/>
          <w:sz w:val="18"/>
          <w:szCs w:val="18"/>
        </w:rPr>
        <w:t xml:space="preserve">, “Computational Legal Studies Comes of Age,” </w:t>
      </w:r>
      <w:r w:rsidRPr="00FC4CFE">
        <w:rPr>
          <w:rFonts w:ascii="Times New Roman" w:hAnsi="Times New Roman" w:cs="Times New Roman"/>
          <w:i/>
          <w:sz w:val="18"/>
          <w:szCs w:val="18"/>
        </w:rPr>
        <w:t>European Journal of Empirical Legal Studies</w:t>
      </w:r>
      <w:r w:rsidRPr="00FC4CFE">
        <w:rPr>
          <w:rFonts w:ascii="Times New Roman" w:hAnsi="Times New Roman" w:cs="Times New Roman"/>
          <w:sz w:val="18"/>
          <w:szCs w:val="18"/>
        </w:rPr>
        <w:t xml:space="preserve"> 1(1), 2024, pp. 89-104. The genealogy of computation in law runs from </w:t>
      </w:r>
      <w:proofErr w:type="spellStart"/>
      <w:r w:rsidRPr="00FC4CFE">
        <w:rPr>
          <w:rFonts w:ascii="Times New Roman" w:hAnsi="Times New Roman" w:cs="Times New Roman"/>
          <w:sz w:val="18"/>
          <w:szCs w:val="18"/>
        </w:rPr>
        <w:t>Loevinger’s</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Jurimetrics</w:t>
      </w:r>
      <w:r w:rsidRPr="00FC4CFE">
        <w:rPr>
          <w:rFonts w:ascii="Times New Roman" w:hAnsi="Times New Roman" w:cs="Times New Roman"/>
          <w:sz w:val="18"/>
          <w:szCs w:val="18"/>
        </w:rPr>
        <w:t xml:space="preserve"> (1949) through Cardozo’s quip that “they do things better with logarithms” to Holmes’s celebrated prophecy that “the man of the future is the man of statistics and the master of economics.” See </w:t>
      </w:r>
      <w:proofErr w:type="spellStart"/>
      <w:r w:rsidRPr="00FC4CFE">
        <w:rPr>
          <w:rFonts w:ascii="Times New Roman" w:hAnsi="Times New Roman" w:cs="Times New Roman"/>
          <w:smallCaps/>
          <w:sz w:val="18"/>
          <w:szCs w:val="18"/>
        </w:rPr>
        <w:t>lettieri</w:t>
      </w:r>
      <w:proofErr w:type="spellEnd"/>
      <w:r w:rsidRPr="00FC4CFE">
        <w:rPr>
          <w:rFonts w:ascii="Times New Roman" w:hAnsi="Times New Roman" w:cs="Times New Roman"/>
          <w:sz w:val="18"/>
          <w:szCs w:val="18"/>
        </w:rPr>
        <w:t xml:space="preserve"> et al., “Ex Machina”, p. 6. On the broader </w:t>
      </w:r>
      <w:proofErr w:type="spellStart"/>
      <w:r w:rsidRPr="00FC4CFE">
        <w:rPr>
          <w:rFonts w:ascii="Times New Roman" w:hAnsi="Times New Roman" w:cs="Times New Roman"/>
          <w:sz w:val="18"/>
          <w:szCs w:val="18"/>
        </w:rPr>
        <w:t>programme</w:t>
      </w:r>
      <w:proofErr w:type="spellEnd"/>
      <w:r w:rsidRPr="00FC4CFE">
        <w:rPr>
          <w:rFonts w:ascii="Times New Roman" w:hAnsi="Times New Roman" w:cs="Times New Roman"/>
          <w:sz w:val="18"/>
          <w:szCs w:val="18"/>
        </w:rPr>
        <w:t>, including the four paradigms of science (experimental, theoretical, computational, data-intensive), see ibid., Table 1 at p. 3.</w:t>
      </w:r>
    </w:p>
  </w:footnote>
  <w:footnote w:id="18">
    <w:p w14:paraId="67ED57B4" w14:textId="0799191E"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3226A4">
        <w:rPr>
          <w:rFonts w:ascii="Times New Roman" w:hAnsi="Times New Roman" w:cs="Times New Roman"/>
          <w:i/>
          <w:iCs/>
          <w:sz w:val="18"/>
          <w:szCs w:val="18"/>
        </w:rPr>
        <w:t>Ibid</w:t>
      </w:r>
      <w:r>
        <w:rPr>
          <w:rFonts w:ascii="Times New Roman" w:hAnsi="Times New Roman" w:cs="Times New Roman"/>
          <w:sz w:val="18"/>
          <w:szCs w:val="18"/>
        </w:rPr>
        <w:t xml:space="preserve">. </w:t>
      </w:r>
      <w:proofErr w:type="spellStart"/>
      <w:r w:rsidRPr="002136EA">
        <w:rPr>
          <w:rFonts w:ascii="Times New Roman" w:hAnsi="Times New Roman" w:cs="Times New Roman"/>
          <w:smallCaps/>
          <w:sz w:val="18"/>
          <w:szCs w:val="18"/>
        </w:rPr>
        <w:t>chau</w:t>
      </w:r>
      <w:proofErr w:type="spellEnd"/>
      <w:r w:rsidRPr="002136EA">
        <w:rPr>
          <w:rFonts w:ascii="Times New Roman" w:hAnsi="Times New Roman" w:cs="Times New Roman"/>
          <w:smallCaps/>
          <w:sz w:val="18"/>
          <w:szCs w:val="18"/>
        </w:rPr>
        <w:t xml:space="preserve"> &amp; </w:t>
      </w:r>
      <w:proofErr w:type="spellStart"/>
      <w:r w:rsidRPr="002136EA">
        <w:rPr>
          <w:rFonts w:ascii="Times New Roman" w:hAnsi="Times New Roman" w:cs="Times New Roman"/>
          <w:smallCaps/>
          <w:sz w:val="18"/>
          <w:szCs w:val="18"/>
        </w:rPr>
        <w:t>livermore</w:t>
      </w:r>
      <w:proofErr w:type="spellEnd"/>
      <w:r>
        <w:rPr>
          <w:rFonts w:ascii="Times New Roman" w:hAnsi="Times New Roman" w:cs="Times New Roman"/>
          <w:smallCaps/>
          <w:sz w:val="18"/>
          <w:szCs w:val="18"/>
        </w:rPr>
        <w:t>,</w:t>
      </w:r>
      <w:r>
        <w:rPr>
          <w:rFonts w:ascii="Times New Roman" w:hAnsi="Times New Roman" w:cs="Times New Roman"/>
          <w:sz w:val="18"/>
          <w:szCs w:val="18"/>
        </w:rPr>
        <w:t xml:space="preserve"> </w:t>
      </w:r>
      <w:r w:rsidRPr="00FC4CFE">
        <w:rPr>
          <w:rFonts w:ascii="Times New Roman" w:hAnsi="Times New Roman" w:cs="Times New Roman"/>
          <w:sz w:val="18"/>
          <w:szCs w:val="18"/>
        </w:rPr>
        <w:t>p. 92</w:t>
      </w:r>
      <w:r w:rsidR="003226A4">
        <w:rPr>
          <w:rFonts w:ascii="Times New Roman" w:hAnsi="Times New Roman" w:cs="Times New Roman"/>
          <w:sz w:val="18"/>
          <w:szCs w:val="18"/>
        </w:rPr>
        <w:t>.</w:t>
      </w:r>
    </w:p>
  </w:footnote>
  <w:footnote w:id="19">
    <w:p w14:paraId="174A94D2"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3226A4">
        <w:rPr>
          <w:rFonts w:ascii="Times New Roman" w:hAnsi="Times New Roman" w:cs="Times New Roman"/>
          <w:i/>
          <w:iCs/>
          <w:sz w:val="18"/>
          <w:szCs w:val="18"/>
        </w:rPr>
        <w:t>Ibid</w:t>
      </w:r>
      <w:r>
        <w:rPr>
          <w:rFonts w:ascii="Times New Roman" w:hAnsi="Times New Roman" w:cs="Times New Roman"/>
          <w:sz w:val="18"/>
          <w:szCs w:val="18"/>
        </w:rPr>
        <w:t xml:space="preserve">. </w:t>
      </w:r>
      <w:proofErr w:type="spellStart"/>
      <w:r w:rsidRPr="002136EA">
        <w:rPr>
          <w:rFonts w:ascii="Times New Roman" w:hAnsi="Times New Roman" w:cs="Times New Roman"/>
          <w:smallCaps/>
          <w:sz w:val="18"/>
          <w:szCs w:val="18"/>
        </w:rPr>
        <w:t>chau</w:t>
      </w:r>
      <w:proofErr w:type="spellEnd"/>
      <w:r w:rsidRPr="002136EA">
        <w:rPr>
          <w:rFonts w:ascii="Times New Roman" w:hAnsi="Times New Roman" w:cs="Times New Roman"/>
          <w:smallCaps/>
          <w:sz w:val="18"/>
          <w:szCs w:val="18"/>
        </w:rPr>
        <w:t xml:space="preserve"> &amp; </w:t>
      </w:r>
      <w:proofErr w:type="spellStart"/>
      <w:r w:rsidRPr="002136EA">
        <w:rPr>
          <w:rFonts w:ascii="Times New Roman" w:hAnsi="Times New Roman" w:cs="Times New Roman"/>
          <w:smallCaps/>
          <w:sz w:val="18"/>
          <w:szCs w:val="18"/>
        </w:rPr>
        <w:t>livermore</w:t>
      </w:r>
      <w:proofErr w:type="spellEnd"/>
      <w:r>
        <w:rPr>
          <w:rFonts w:ascii="Times New Roman" w:hAnsi="Times New Roman" w:cs="Times New Roman"/>
          <w:smallCaps/>
          <w:sz w:val="18"/>
          <w:szCs w:val="18"/>
        </w:rPr>
        <w:t>,</w:t>
      </w:r>
      <w:r>
        <w:rPr>
          <w:rFonts w:ascii="Times New Roman" w:hAnsi="Times New Roman" w:cs="Times New Roman"/>
          <w:sz w:val="18"/>
          <w:szCs w:val="18"/>
        </w:rPr>
        <w:t xml:space="preserve"> </w:t>
      </w:r>
      <w:r w:rsidRPr="00FC4CFE">
        <w:rPr>
          <w:rFonts w:ascii="Times New Roman" w:hAnsi="Times New Roman" w:cs="Times New Roman"/>
          <w:sz w:val="18"/>
          <w:szCs w:val="18"/>
        </w:rPr>
        <w:t xml:space="preserve">p. 94. The authors note that word-embedding research </w:t>
      </w:r>
      <w:r>
        <w:rPr>
          <w:rFonts w:ascii="Times New Roman" w:hAnsi="Times New Roman" w:cs="Times New Roman"/>
          <w:sz w:val="18"/>
          <w:szCs w:val="18"/>
        </w:rPr>
        <w:t>«</w:t>
      </w:r>
      <w:r w:rsidRPr="00FC4CFE">
        <w:rPr>
          <w:rFonts w:ascii="Times New Roman" w:hAnsi="Times New Roman" w:cs="Times New Roman"/>
          <w:sz w:val="18"/>
          <w:szCs w:val="18"/>
        </w:rPr>
        <w:t>is at the cutting edge of empirical legal scholarship</w:t>
      </w:r>
      <w:r>
        <w:rPr>
          <w:rFonts w:ascii="Times New Roman" w:hAnsi="Times New Roman" w:cs="Times New Roman"/>
          <w:sz w:val="18"/>
          <w:szCs w:val="18"/>
        </w:rPr>
        <w:t>»</w:t>
      </w:r>
      <w:r w:rsidRPr="00FC4CFE">
        <w:rPr>
          <w:rFonts w:ascii="Times New Roman" w:hAnsi="Times New Roman" w:cs="Times New Roman"/>
          <w:sz w:val="18"/>
          <w:szCs w:val="18"/>
        </w:rPr>
        <w:t xml:space="preserve"> and predict that the role of embeddings in generative LLMs </w:t>
      </w:r>
      <w:r>
        <w:rPr>
          <w:rFonts w:ascii="Times New Roman" w:hAnsi="Times New Roman" w:cs="Times New Roman"/>
          <w:sz w:val="18"/>
          <w:szCs w:val="18"/>
        </w:rPr>
        <w:t>«</w:t>
      </w:r>
      <w:r w:rsidRPr="00FC4CFE">
        <w:rPr>
          <w:rFonts w:ascii="Times New Roman" w:hAnsi="Times New Roman" w:cs="Times New Roman"/>
          <w:sz w:val="18"/>
          <w:szCs w:val="18"/>
        </w:rPr>
        <w:t xml:space="preserve">is likely to thrust this technique to further </w:t>
      </w:r>
      <w:proofErr w:type="gramStart"/>
      <w:r w:rsidRPr="00FC4CFE">
        <w:rPr>
          <w:rFonts w:ascii="Times New Roman" w:hAnsi="Times New Roman" w:cs="Times New Roman"/>
          <w:sz w:val="18"/>
          <w:szCs w:val="18"/>
        </w:rPr>
        <w:t>prominence.</w:t>
      </w:r>
      <w:r>
        <w:rPr>
          <w:rFonts w:ascii="Times New Roman" w:hAnsi="Times New Roman" w:cs="Times New Roman"/>
          <w:sz w:val="18"/>
          <w:szCs w:val="18"/>
        </w:rPr>
        <w:t>»</w:t>
      </w:r>
      <w:proofErr w:type="gramEnd"/>
    </w:p>
  </w:footnote>
  <w:footnote w:id="20">
    <w:p w14:paraId="233BFC81"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smallCaps/>
          <w:sz w:val="18"/>
          <w:szCs w:val="18"/>
        </w:rPr>
        <w:t xml:space="preserve">s. </w:t>
      </w:r>
      <w:proofErr w:type="spellStart"/>
      <w:r w:rsidRPr="00FC4CFE">
        <w:rPr>
          <w:rFonts w:ascii="Times New Roman" w:hAnsi="Times New Roman" w:cs="Times New Roman"/>
          <w:smallCaps/>
          <w:sz w:val="18"/>
          <w:szCs w:val="18"/>
        </w:rPr>
        <w:t>bhupatiraju</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mallCaps/>
          <w:sz w:val="18"/>
          <w:szCs w:val="18"/>
        </w:rPr>
        <w:t>d.l.</w:t>
      </w:r>
      <w:proofErr w:type="spellEnd"/>
      <w:r w:rsidRPr="00FC4CFE">
        <w:rPr>
          <w:rFonts w:ascii="Times New Roman" w:hAnsi="Times New Roman" w:cs="Times New Roman"/>
          <w:smallCaps/>
          <w:sz w:val="18"/>
          <w:szCs w:val="18"/>
        </w:rPr>
        <w:t xml:space="preserve"> </w:t>
      </w:r>
      <w:proofErr w:type="spellStart"/>
      <w:r w:rsidRPr="00FC4CFE">
        <w:rPr>
          <w:rFonts w:ascii="Times New Roman" w:hAnsi="Times New Roman" w:cs="Times New Roman"/>
          <w:smallCaps/>
          <w:sz w:val="18"/>
          <w:szCs w:val="18"/>
        </w:rPr>
        <w:t>chen</w:t>
      </w:r>
      <w:proofErr w:type="spellEnd"/>
      <w:r w:rsidRPr="00FC4CFE">
        <w:rPr>
          <w:rFonts w:ascii="Times New Roman" w:hAnsi="Times New Roman" w:cs="Times New Roman"/>
          <w:sz w:val="18"/>
          <w:szCs w:val="18"/>
        </w:rPr>
        <w:t xml:space="preserve"> </w:t>
      </w:r>
      <w:r w:rsidRPr="00411C78">
        <w:rPr>
          <w:rFonts w:ascii="Times New Roman" w:hAnsi="Times New Roman" w:cs="Times New Roman"/>
          <w:smallCaps/>
          <w:sz w:val="18"/>
          <w:szCs w:val="18"/>
        </w:rPr>
        <w:t>&amp;</w:t>
      </w:r>
      <w:r>
        <w:rPr>
          <w:rFonts w:ascii="Times New Roman" w:hAnsi="Times New Roman" w:cs="Times New Roman"/>
          <w:sz w:val="18"/>
          <w:szCs w:val="18"/>
        </w:rPr>
        <w:t xml:space="preserve"> </w:t>
      </w:r>
      <w:r w:rsidRPr="00FC4CFE">
        <w:rPr>
          <w:rFonts w:ascii="Times New Roman" w:hAnsi="Times New Roman" w:cs="Times New Roman"/>
          <w:smallCaps/>
          <w:sz w:val="18"/>
          <w:szCs w:val="18"/>
        </w:rPr>
        <w:t xml:space="preserve">k. </w:t>
      </w:r>
      <w:proofErr w:type="spellStart"/>
      <w:r w:rsidRPr="00FC4CFE">
        <w:rPr>
          <w:rFonts w:ascii="Times New Roman" w:hAnsi="Times New Roman" w:cs="Times New Roman"/>
          <w:smallCaps/>
          <w:sz w:val="18"/>
          <w:szCs w:val="18"/>
        </w:rPr>
        <w:t>venkataramanan</w:t>
      </w:r>
      <w:proofErr w:type="spellEnd"/>
      <w:r w:rsidRPr="00FC4CFE">
        <w:rPr>
          <w:rFonts w:ascii="Times New Roman" w:hAnsi="Times New Roman" w:cs="Times New Roman"/>
          <w:sz w:val="18"/>
          <w:szCs w:val="18"/>
        </w:rPr>
        <w:t xml:space="preserve">, “Mapping the Geometry of Law Using Natural Language Processing,” </w:t>
      </w:r>
      <w:r w:rsidRPr="00FC4CFE">
        <w:rPr>
          <w:rFonts w:ascii="Times New Roman" w:hAnsi="Times New Roman" w:cs="Times New Roman"/>
          <w:i/>
          <w:sz w:val="18"/>
          <w:szCs w:val="18"/>
        </w:rPr>
        <w:t>European Journal of Empirical Legal Studies</w:t>
      </w:r>
      <w:r w:rsidRPr="00FC4CFE">
        <w:rPr>
          <w:rFonts w:ascii="Times New Roman" w:hAnsi="Times New Roman" w:cs="Times New Roman"/>
          <w:sz w:val="18"/>
          <w:szCs w:val="18"/>
        </w:rPr>
        <w:t xml:space="preserve"> 1(1), 2024, p. 50. The passage continues: “Case-space models give us some intuition into the legal reasoning process. But they have been somewhat limited empirically because it has been infeasible to measure the legal case space.” </w:t>
      </w:r>
      <w:proofErr w:type="spellStart"/>
      <w:r w:rsidRPr="00FC4CFE">
        <w:rPr>
          <w:rFonts w:ascii="Times New Roman" w:hAnsi="Times New Roman" w:cs="Times New Roman"/>
          <w:sz w:val="18"/>
          <w:szCs w:val="18"/>
        </w:rPr>
        <w:t>Bhupatiraju</w:t>
      </w:r>
      <w:proofErr w:type="spellEnd"/>
      <w:r w:rsidRPr="00FC4CFE">
        <w:rPr>
          <w:rFonts w:ascii="Times New Roman" w:hAnsi="Times New Roman" w:cs="Times New Roman"/>
          <w:sz w:val="18"/>
          <w:szCs w:val="18"/>
        </w:rPr>
        <w:t xml:space="preserve"> et al. use Doc2Vec embeddings on US Circuit Court opinions to measure this space; their approach, like the present thesis, translates the spatial metaphor into geometric computation, though their focus remains on judicial </w:t>
      </w:r>
      <w:proofErr w:type="spellStart"/>
      <w:r w:rsidRPr="00FC4CFE">
        <w:rPr>
          <w:rFonts w:ascii="Times New Roman" w:hAnsi="Times New Roman" w:cs="Times New Roman"/>
          <w:sz w:val="18"/>
          <w:szCs w:val="18"/>
        </w:rPr>
        <w:t>behaviour</w:t>
      </w:r>
      <w:proofErr w:type="spellEnd"/>
      <w:r w:rsidRPr="00FC4CFE">
        <w:rPr>
          <w:rFonts w:ascii="Times New Roman" w:hAnsi="Times New Roman" w:cs="Times New Roman"/>
          <w:sz w:val="18"/>
          <w:szCs w:val="18"/>
        </w:rPr>
        <w:t xml:space="preserve"> rather than on the structure of legal meaning itself.</w:t>
      </w:r>
    </w:p>
  </w:footnote>
  <w:footnote w:id="21">
    <w:p w14:paraId="4F52ADE4"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Pr>
          <w:rFonts w:ascii="Times New Roman" w:hAnsi="Times New Roman" w:cs="Times New Roman"/>
          <w:sz w:val="18"/>
          <w:szCs w:val="18"/>
        </w:rPr>
        <w:t xml:space="preserve">Ibid. </w:t>
      </w:r>
      <w:proofErr w:type="spellStart"/>
      <w:r w:rsidRPr="00FD30CD">
        <w:rPr>
          <w:rFonts w:ascii="Times New Roman" w:hAnsi="Times New Roman" w:cs="Times New Roman"/>
          <w:smallCaps/>
          <w:sz w:val="18"/>
          <w:szCs w:val="18"/>
        </w:rPr>
        <w:t>lettieri</w:t>
      </w:r>
      <w:proofErr w:type="spellEnd"/>
      <w:r w:rsidRPr="00FC4CFE">
        <w:rPr>
          <w:rFonts w:ascii="Times New Roman" w:hAnsi="Times New Roman" w:cs="Times New Roman"/>
          <w:sz w:val="18"/>
          <w:szCs w:val="18"/>
        </w:rPr>
        <w:t xml:space="preserve"> et al.</w:t>
      </w:r>
      <w:r>
        <w:rPr>
          <w:rFonts w:ascii="Times New Roman" w:hAnsi="Times New Roman" w:cs="Times New Roman"/>
          <w:sz w:val="18"/>
          <w:szCs w:val="18"/>
        </w:rPr>
        <w:t xml:space="preserve">, </w:t>
      </w:r>
      <w:r w:rsidRPr="00FC4CFE">
        <w:rPr>
          <w:rFonts w:ascii="Times New Roman" w:hAnsi="Times New Roman" w:cs="Times New Roman"/>
          <w:sz w:val="18"/>
          <w:szCs w:val="18"/>
        </w:rPr>
        <w:t xml:space="preserve">p. 3, citing </w:t>
      </w:r>
      <w:r w:rsidRPr="00FD30CD">
        <w:rPr>
          <w:rFonts w:ascii="Times New Roman" w:hAnsi="Times New Roman" w:cs="Times New Roman"/>
          <w:smallCaps/>
          <w:sz w:val="18"/>
          <w:szCs w:val="18"/>
        </w:rPr>
        <w:t xml:space="preserve">p. </w:t>
      </w:r>
      <w:proofErr w:type="spellStart"/>
      <w:r w:rsidRPr="00FD30CD">
        <w:rPr>
          <w:rFonts w:ascii="Times New Roman" w:hAnsi="Times New Roman" w:cs="Times New Roman"/>
          <w:smallCaps/>
          <w:sz w:val="18"/>
          <w:szCs w:val="18"/>
        </w:rPr>
        <w:t>humphreys</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Extending Ourselves: Computational Science, Empiricism, and Scientific Method</w:t>
      </w:r>
      <w:r w:rsidRPr="00FC4CFE">
        <w:rPr>
          <w:rFonts w:ascii="Times New Roman" w:hAnsi="Times New Roman" w:cs="Times New Roman"/>
          <w:sz w:val="18"/>
          <w:szCs w:val="18"/>
        </w:rPr>
        <w:t>, Oxford University Press, 2004. The concept of “epistemic enhancers,” artifacts that extend natural observational and cognitive abilities, provides philosophical grounding for treating computational tools not merely as conveniences but as instruments that constitute new forms of knowledge.</w:t>
      </w:r>
    </w:p>
  </w:footnote>
  <w:footnote w:id="22">
    <w:p w14:paraId="31E5D32E" w14:textId="77777777" w:rsidR="001B491B" w:rsidRPr="00FC4CFE" w:rsidRDefault="001B491B" w:rsidP="001B491B">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Pr>
          <w:rFonts w:ascii="Times New Roman" w:hAnsi="Times New Roman" w:cs="Times New Roman"/>
          <w:sz w:val="18"/>
          <w:szCs w:val="18"/>
        </w:rPr>
        <w:t xml:space="preserve">Ibid. </w:t>
      </w:r>
      <w:proofErr w:type="spellStart"/>
      <w:r w:rsidRPr="00FD30CD">
        <w:rPr>
          <w:rFonts w:ascii="Times New Roman" w:hAnsi="Times New Roman" w:cs="Times New Roman"/>
          <w:smallCaps/>
          <w:sz w:val="18"/>
          <w:szCs w:val="18"/>
        </w:rPr>
        <w:t>lettieri</w:t>
      </w:r>
      <w:proofErr w:type="spellEnd"/>
      <w:r w:rsidRPr="00FC4CFE">
        <w:rPr>
          <w:rFonts w:ascii="Times New Roman" w:hAnsi="Times New Roman" w:cs="Times New Roman"/>
          <w:sz w:val="18"/>
          <w:szCs w:val="18"/>
        </w:rPr>
        <w:t xml:space="preserve"> et al</w:t>
      </w:r>
      <w:r>
        <w:rPr>
          <w:rFonts w:ascii="Times New Roman" w:hAnsi="Times New Roman" w:cs="Times New Roman"/>
          <w:sz w:val="18"/>
          <w:szCs w:val="18"/>
        </w:rPr>
        <w:t xml:space="preserve">., </w:t>
      </w:r>
      <w:r w:rsidRPr="00FC4CFE">
        <w:rPr>
          <w:rFonts w:ascii="Times New Roman" w:hAnsi="Times New Roman" w:cs="Times New Roman"/>
          <w:sz w:val="18"/>
          <w:szCs w:val="18"/>
        </w:rPr>
        <w:t>p. 6: “compared to the scenario above described, it can be said the legal world has accumulated some delay. Beyond still quite isolated experiences, the use of computational and data-driven approaches in legal research is still relatively occasional and, above all, does not reach the level of complexity and sophistication that can be observed in other areas.”</w:t>
      </w:r>
    </w:p>
  </w:footnote>
  <w:footnote w:id="23">
    <w:p w14:paraId="60778A94"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THIBAUT, A. F. J., </w:t>
      </w:r>
      <w:proofErr w:type="spellStart"/>
      <w:r w:rsidRPr="007901B9">
        <w:rPr>
          <w:rFonts w:ascii="Times New Roman" w:hAnsi="Times New Roman" w:cs="Times New Roman"/>
          <w:i/>
          <w:sz w:val="18"/>
          <w:szCs w:val="18"/>
        </w:rPr>
        <w:t>Über</w:t>
      </w:r>
      <w:proofErr w:type="spellEnd"/>
      <w:r w:rsidRPr="007901B9">
        <w:rPr>
          <w:rFonts w:ascii="Times New Roman" w:hAnsi="Times New Roman" w:cs="Times New Roman"/>
          <w:i/>
          <w:sz w:val="18"/>
          <w:szCs w:val="18"/>
        </w:rPr>
        <w:t xml:space="preserve"> die </w:t>
      </w:r>
      <w:proofErr w:type="spellStart"/>
      <w:r w:rsidRPr="007901B9">
        <w:rPr>
          <w:rFonts w:ascii="Times New Roman" w:hAnsi="Times New Roman" w:cs="Times New Roman"/>
          <w:i/>
          <w:sz w:val="18"/>
          <w:szCs w:val="18"/>
        </w:rPr>
        <w:t>Nothwendigkeit</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eines</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allgemeinen</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bürgerlichen</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Rechts</w:t>
      </w:r>
      <w:proofErr w:type="spellEnd"/>
      <w:r w:rsidRPr="007901B9">
        <w:rPr>
          <w:rFonts w:ascii="Times New Roman" w:hAnsi="Times New Roman" w:cs="Times New Roman"/>
          <w:i/>
          <w:sz w:val="18"/>
          <w:szCs w:val="18"/>
        </w:rPr>
        <w:t xml:space="preserve"> für Deutschland</w:t>
      </w:r>
      <w:r w:rsidRPr="007901B9">
        <w:rPr>
          <w:rFonts w:ascii="Times New Roman" w:hAnsi="Times New Roman" w:cs="Times New Roman"/>
          <w:sz w:val="18"/>
          <w:szCs w:val="18"/>
        </w:rPr>
        <w:t>, Mohr und Zimmer, Heidelberg 1814.</w:t>
      </w:r>
    </w:p>
  </w:footnote>
  <w:footnote w:id="24">
    <w:p w14:paraId="650C3A0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SAVIGNY, F. C. VON, </w:t>
      </w:r>
      <w:proofErr w:type="spellStart"/>
      <w:r w:rsidRPr="007901B9">
        <w:rPr>
          <w:rFonts w:ascii="Times New Roman" w:hAnsi="Times New Roman" w:cs="Times New Roman"/>
          <w:i/>
          <w:sz w:val="18"/>
          <w:szCs w:val="18"/>
        </w:rPr>
        <w:t>Vom</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Beruf</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unsrer</w:t>
      </w:r>
      <w:proofErr w:type="spellEnd"/>
      <w:r w:rsidRPr="007901B9">
        <w:rPr>
          <w:rFonts w:ascii="Times New Roman" w:hAnsi="Times New Roman" w:cs="Times New Roman"/>
          <w:i/>
          <w:sz w:val="18"/>
          <w:szCs w:val="18"/>
        </w:rPr>
        <w:t xml:space="preserve"> Zeit für </w:t>
      </w:r>
      <w:proofErr w:type="spellStart"/>
      <w:r w:rsidRPr="007901B9">
        <w:rPr>
          <w:rFonts w:ascii="Times New Roman" w:hAnsi="Times New Roman" w:cs="Times New Roman"/>
          <w:i/>
          <w:sz w:val="18"/>
          <w:szCs w:val="18"/>
        </w:rPr>
        <w:t>Gesetzgebung</w:t>
      </w:r>
      <w:proofErr w:type="spellEnd"/>
      <w:r w:rsidRPr="007901B9">
        <w:rPr>
          <w:rFonts w:ascii="Times New Roman" w:hAnsi="Times New Roman" w:cs="Times New Roman"/>
          <w:i/>
          <w:sz w:val="18"/>
          <w:szCs w:val="18"/>
        </w:rPr>
        <w:t xml:space="preserve"> und </w:t>
      </w:r>
      <w:proofErr w:type="spellStart"/>
      <w:r w:rsidRPr="007901B9">
        <w:rPr>
          <w:rFonts w:ascii="Times New Roman" w:hAnsi="Times New Roman" w:cs="Times New Roman"/>
          <w:i/>
          <w:sz w:val="18"/>
          <w:szCs w:val="18"/>
        </w:rPr>
        <w:t>Rechtswissenschaft</w:t>
      </w:r>
      <w:proofErr w:type="spellEnd"/>
      <w:r w:rsidRPr="007901B9">
        <w:rPr>
          <w:rFonts w:ascii="Times New Roman" w:hAnsi="Times New Roman" w:cs="Times New Roman"/>
          <w:sz w:val="18"/>
          <w:szCs w:val="18"/>
        </w:rPr>
        <w:t>, Mohr und Zimmer, Heidelberg 1814.</w:t>
      </w:r>
    </w:p>
  </w:footnote>
  <w:footnote w:id="25">
    <w:p w14:paraId="211A74A9"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Lit. “legal consciousness.” The term designates the collective awareness of legal norms that, in Savigny’s account, precedes and grounds positive legislation.</w:t>
      </w:r>
    </w:p>
  </w:footnote>
  <w:footnote w:id="26">
    <w:p w14:paraId="0EFA3CA2" w14:textId="6D1A3798"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SAVIGNY, F. C. VON, </w:t>
      </w:r>
      <w:r w:rsidRPr="007901B9">
        <w:rPr>
          <w:rFonts w:ascii="Times New Roman" w:hAnsi="Times New Roman" w:cs="Times New Roman"/>
          <w:i/>
          <w:sz w:val="18"/>
          <w:szCs w:val="18"/>
        </w:rPr>
        <w:t xml:space="preserve">System des </w:t>
      </w:r>
      <w:proofErr w:type="spellStart"/>
      <w:r w:rsidRPr="007901B9">
        <w:rPr>
          <w:rFonts w:ascii="Times New Roman" w:hAnsi="Times New Roman" w:cs="Times New Roman"/>
          <w:i/>
          <w:sz w:val="18"/>
          <w:szCs w:val="18"/>
        </w:rPr>
        <w:t>heutigen</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römischen</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Rechts</w:t>
      </w:r>
      <w:proofErr w:type="spellEnd"/>
      <w:r w:rsidRPr="007901B9">
        <w:rPr>
          <w:rFonts w:ascii="Times New Roman" w:hAnsi="Times New Roman" w:cs="Times New Roman"/>
          <w:sz w:val="18"/>
          <w:szCs w:val="18"/>
        </w:rPr>
        <w:t>, Bd. I, Veit, Berlin 1840, 7.</w:t>
      </w:r>
    </w:p>
  </w:footnote>
  <w:footnote w:id="27">
    <w:p w14:paraId="30F4C009" w14:textId="21D3C4BF"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8. The notion that law “has its seat in the people understood as a great natural totality” underscores the organicist conception of the political community proper to the Historical School.</w:t>
      </w:r>
    </w:p>
  </w:footnote>
  <w:footnote w:id="28">
    <w:p w14:paraId="3877E10D"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HERDER, J. G., </w:t>
      </w:r>
      <w:proofErr w:type="spellStart"/>
      <w:r w:rsidRPr="007901B9">
        <w:rPr>
          <w:rFonts w:ascii="Times New Roman" w:hAnsi="Times New Roman" w:cs="Times New Roman"/>
          <w:i/>
          <w:sz w:val="18"/>
          <w:szCs w:val="18"/>
        </w:rPr>
        <w:t>Abhandlung</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über</w:t>
      </w:r>
      <w:proofErr w:type="spellEnd"/>
      <w:r w:rsidRPr="007901B9">
        <w:rPr>
          <w:rFonts w:ascii="Times New Roman" w:hAnsi="Times New Roman" w:cs="Times New Roman"/>
          <w:i/>
          <w:sz w:val="18"/>
          <w:szCs w:val="18"/>
        </w:rPr>
        <w:t xml:space="preserve"> den Ursprung der </w:t>
      </w:r>
      <w:proofErr w:type="spellStart"/>
      <w:r w:rsidRPr="007901B9">
        <w:rPr>
          <w:rFonts w:ascii="Times New Roman" w:hAnsi="Times New Roman" w:cs="Times New Roman"/>
          <w:i/>
          <w:sz w:val="18"/>
          <w:szCs w:val="18"/>
        </w:rPr>
        <w:t>Sprache</w:t>
      </w:r>
      <w:proofErr w:type="spellEnd"/>
      <w:r w:rsidRPr="007901B9">
        <w:rPr>
          <w:rFonts w:ascii="Times New Roman" w:hAnsi="Times New Roman" w:cs="Times New Roman"/>
          <w:sz w:val="18"/>
          <w:szCs w:val="18"/>
        </w:rPr>
        <w:t xml:space="preserve">, Voss, Berlin 1772. Herder was among the first to </w:t>
      </w:r>
      <w:proofErr w:type="spellStart"/>
      <w:r w:rsidRPr="007901B9">
        <w:rPr>
          <w:rFonts w:ascii="Times New Roman" w:hAnsi="Times New Roman" w:cs="Times New Roman"/>
          <w:sz w:val="18"/>
          <w:szCs w:val="18"/>
        </w:rPr>
        <w:t>theorise</w:t>
      </w:r>
      <w:proofErr w:type="spellEnd"/>
      <w:r w:rsidRPr="007901B9">
        <w:rPr>
          <w:rFonts w:ascii="Times New Roman" w:hAnsi="Times New Roman" w:cs="Times New Roman"/>
          <w:sz w:val="18"/>
          <w:szCs w:val="18"/>
        </w:rPr>
        <w:t xml:space="preserve"> the nexus between language, thought, and national identity.</w:t>
      </w:r>
    </w:p>
  </w:footnote>
  <w:footnote w:id="29">
    <w:p w14:paraId="6A018A02" w14:textId="542F96E5"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HUMBOLDT, W. VON, </w:t>
      </w:r>
      <w:proofErr w:type="spellStart"/>
      <w:r w:rsidRPr="007901B9">
        <w:rPr>
          <w:rFonts w:ascii="Times New Roman" w:hAnsi="Times New Roman" w:cs="Times New Roman"/>
          <w:i/>
          <w:sz w:val="18"/>
          <w:szCs w:val="18"/>
        </w:rPr>
        <w:t>Über</w:t>
      </w:r>
      <w:proofErr w:type="spellEnd"/>
      <w:r w:rsidRPr="007901B9">
        <w:rPr>
          <w:rFonts w:ascii="Times New Roman" w:hAnsi="Times New Roman" w:cs="Times New Roman"/>
          <w:i/>
          <w:sz w:val="18"/>
          <w:szCs w:val="18"/>
        </w:rPr>
        <w:t xml:space="preserve"> die </w:t>
      </w:r>
      <w:proofErr w:type="spellStart"/>
      <w:r w:rsidRPr="007901B9">
        <w:rPr>
          <w:rFonts w:ascii="Times New Roman" w:hAnsi="Times New Roman" w:cs="Times New Roman"/>
          <w:i/>
          <w:sz w:val="18"/>
          <w:szCs w:val="18"/>
        </w:rPr>
        <w:t>Verschiedenheit</w:t>
      </w:r>
      <w:proofErr w:type="spellEnd"/>
      <w:r w:rsidRPr="007901B9">
        <w:rPr>
          <w:rFonts w:ascii="Times New Roman" w:hAnsi="Times New Roman" w:cs="Times New Roman"/>
          <w:i/>
          <w:sz w:val="18"/>
          <w:szCs w:val="18"/>
        </w:rPr>
        <w:t xml:space="preserve"> des </w:t>
      </w:r>
      <w:proofErr w:type="spellStart"/>
      <w:r w:rsidRPr="007901B9">
        <w:rPr>
          <w:rFonts w:ascii="Times New Roman" w:hAnsi="Times New Roman" w:cs="Times New Roman"/>
          <w:i/>
          <w:sz w:val="18"/>
          <w:szCs w:val="18"/>
        </w:rPr>
        <w:t>menschlichen</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Sprachbaues</w:t>
      </w:r>
      <w:proofErr w:type="spellEnd"/>
      <w:r w:rsidRPr="007901B9">
        <w:rPr>
          <w:rFonts w:ascii="Times New Roman" w:hAnsi="Times New Roman" w:cs="Times New Roman"/>
          <w:i/>
          <w:sz w:val="18"/>
          <w:szCs w:val="18"/>
        </w:rPr>
        <w:t xml:space="preserve"> und </w:t>
      </w:r>
      <w:proofErr w:type="spellStart"/>
      <w:r w:rsidRPr="007901B9">
        <w:rPr>
          <w:rFonts w:ascii="Times New Roman" w:hAnsi="Times New Roman" w:cs="Times New Roman"/>
          <w:i/>
          <w:sz w:val="18"/>
          <w:szCs w:val="18"/>
        </w:rPr>
        <w:t>ihren</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Einfluß</w:t>
      </w:r>
      <w:proofErr w:type="spellEnd"/>
      <w:r w:rsidRPr="007901B9">
        <w:rPr>
          <w:rFonts w:ascii="Times New Roman" w:hAnsi="Times New Roman" w:cs="Times New Roman"/>
          <w:i/>
          <w:sz w:val="18"/>
          <w:szCs w:val="18"/>
        </w:rPr>
        <w:t xml:space="preserve"> auf die </w:t>
      </w:r>
      <w:proofErr w:type="spellStart"/>
      <w:r w:rsidRPr="007901B9">
        <w:rPr>
          <w:rFonts w:ascii="Times New Roman" w:hAnsi="Times New Roman" w:cs="Times New Roman"/>
          <w:i/>
          <w:sz w:val="18"/>
          <w:szCs w:val="18"/>
        </w:rPr>
        <w:t>geistige</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Entwicklung</w:t>
      </w:r>
      <w:proofErr w:type="spellEnd"/>
      <w:r w:rsidRPr="007901B9">
        <w:rPr>
          <w:rFonts w:ascii="Times New Roman" w:hAnsi="Times New Roman" w:cs="Times New Roman"/>
          <w:i/>
          <w:sz w:val="18"/>
          <w:szCs w:val="18"/>
        </w:rPr>
        <w:t xml:space="preserve"> des </w:t>
      </w:r>
      <w:proofErr w:type="spellStart"/>
      <w:r w:rsidRPr="007901B9">
        <w:rPr>
          <w:rFonts w:ascii="Times New Roman" w:hAnsi="Times New Roman" w:cs="Times New Roman"/>
          <w:i/>
          <w:sz w:val="18"/>
          <w:szCs w:val="18"/>
        </w:rPr>
        <w:t>Menschengeschlechts</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Dümmler</w:t>
      </w:r>
      <w:proofErr w:type="spellEnd"/>
      <w:r w:rsidRPr="007901B9">
        <w:rPr>
          <w:rFonts w:ascii="Times New Roman" w:hAnsi="Times New Roman" w:cs="Times New Roman"/>
          <w:sz w:val="18"/>
          <w:szCs w:val="18"/>
        </w:rPr>
        <w:t>, Berlin 1836, 9. The formula encapsulates the Humboldtian conception of language as activity (</w:t>
      </w:r>
      <w:r w:rsidRPr="007901B9">
        <w:rPr>
          <w:rFonts w:ascii="Times New Roman" w:hAnsi="Times New Roman" w:cs="Times New Roman"/>
          <w:i/>
          <w:sz w:val="18"/>
          <w:szCs w:val="18"/>
        </w:rPr>
        <w:t>energeia</w:t>
      </w:r>
      <w:r w:rsidRPr="007901B9">
        <w:rPr>
          <w:rFonts w:ascii="Times New Roman" w:hAnsi="Times New Roman" w:cs="Times New Roman"/>
          <w:sz w:val="18"/>
          <w:szCs w:val="18"/>
        </w:rPr>
        <w:t>) rather than product (</w:t>
      </w:r>
      <w:r w:rsidRPr="007901B9">
        <w:rPr>
          <w:rFonts w:ascii="Times New Roman" w:hAnsi="Times New Roman" w:cs="Times New Roman"/>
          <w:i/>
          <w:sz w:val="18"/>
          <w:szCs w:val="18"/>
        </w:rPr>
        <w:t>ergon</w:t>
      </w:r>
      <w:r w:rsidRPr="007901B9">
        <w:rPr>
          <w:rFonts w:ascii="Times New Roman" w:hAnsi="Times New Roman" w:cs="Times New Roman"/>
          <w:sz w:val="18"/>
          <w:szCs w:val="18"/>
        </w:rPr>
        <w:t>).</w:t>
      </w:r>
    </w:p>
  </w:footnote>
  <w:footnote w:id="30">
    <w:p w14:paraId="58186A35"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WITTGENSTEIN, L., </w:t>
      </w:r>
      <w:proofErr w:type="spellStart"/>
      <w:r w:rsidRPr="007901B9">
        <w:rPr>
          <w:rFonts w:ascii="Times New Roman" w:hAnsi="Times New Roman" w:cs="Times New Roman"/>
          <w:i/>
          <w:sz w:val="18"/>
          <w:szCs w:val="18"/>
        </w:rPr>
        <w:t>Philosophische</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Untersuchungen</w:t>
      </w:r>
      <w:proofErr w:type="spellEnd"/>
      <w:r w:rsidRPr="007901B9">
        <w:rPr>
          <w:rFonts w:ascii="Times New Roman" w:hAnsi="Times New Roman" w:cs="Times New Roman"/>
          <w:sz w:val="18"/>
          <w:szCs w:val="18"/>
        </w:rPr>
        <w:t>, Blackwell, Oxford 1953. The fourth edition (2009), ed. P. M. S. Hacker and J. Schulte, Wiley-Blackwell, has been consulted. The full German text is available at the Ludwig Wittgenstein Project (wittgensteinproject.org).</w:t>
      </w:r>
    </w:p>
  </w:footnote>
  <w:footnote w:id="31">
    <w:p w14:paraId="3BAF5A48" w14:textId="40BCC248"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43. The qualification is crucial: Wittgenstein does not claim that </w:t>
      </w:r>
      <w:r w:rsidRPr="007901B9">
        <w:rPr>
          <w:rFonts w:ascii="Times New Roman" w:hAnsi="Times New Roman" w:cs="Times New Roman"/>
          <w:i/>
          <w:sz w:val="18"/>
          <w:szCs w:val="18"/>
        </w:rPr>
        <w:t>all</w:t>
      </w:r>
      <w:r w:rsidRPr="007901B9">
        <w:rPr>
          <w:rFonts w:ascii="Times New Roman" w:hAnsi="Times New Roman" w:cs="Times New Roman"/>
          <w:sz w:val="18"/>
          <w:szCs w:val="18"/>
        </w:rPr>
        <w:t xml:space="preserve"> meaning reduces to use; he reorients the investigation of meaning from reference to practice. The passage has been verified against the Wittgenstein Project full text.</w:t>
      </w:r>
    </w:p>
  </w:footnote>
  <w:footnote w:id="32">
    <w:p w14:paraId="51274CA1" w14:textId="24761DFF"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19: «Und </w:t>
      </w:r>
      <w:proofErr w:type="spellStart"/>
      <w:r w:rsidRPr="007901B9">
        <w:rPr>
          <w:rFonts w:ascii="Times New Roman" w:hAnsi="Times New Roman" w:cs="Times New Roman"/>
          <w:sz w:val="18"/>
          <w:szCs w:val="18"/>
        </w:rPr>
        <w:t>eine</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Sprache</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vorstellen</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heißt</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sich</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eine</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Lebensform</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vorstellen</w:t>
      </w:r>
      <w:proofErr w:type="spellEnd"/>
      <w:r w:rsidRPr="007901B9">
        <w:rPr>
          <w:rFonts w:ascii="Times New Roman" w:hAnsi="Times New Roman" w:cs="Times New Roman"/>
          <w:sz w:val="18"/>
          <w:szCs w:val="18"/>
        </w:rPr>
        <w:t>» (“And to imagine a language means to imagine a form of life”).</w:t>
      </w:r>
    </w:p>
  </w:footnote>
  <w:footnote w:id="33">
    <w:p w14:paraId="6BB39979" w14:textId="6269914F"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23.</w:t>
      </w:r>
    </w:p>
  </w:footnote>
  <w:footnote w:id="34">
    <w:p w14:paraId="6413A0C1" w14:textId="01180996"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199. And 202: «Darum </w:t>
      </w:r>
      <w:proofErr w:type="spellStart"/>
      <w:r w:rsidRPr="007901B9">
        <w:rPr>
          <w:rFonts w:ascii="Times New Roman" w:hAnsi="Times New Roman" w:cs="Times New Roman"/>
          <w:sz w:val="18"/>
          <w:szCs w:val="18"/>
        </w:rPr>
        <w:t>ist</w:t>
      </w:r>
      <w:proofErr w:type="spellEnd"/>
      <w:r w:rsidRPr="007901B9">
        <w:rPr>
          <w:rFonts w:ascii="Times New Roman" w:hAnsi="Times New Roman" w:cs="Times New Roman"/>
          <w:sz w:val="18"/>
          <w:szCs w:val="18"/>
        </w:rPr>
        <w:t xml:space="preserve"> ‘der Regel </w:t>
      </w:r>
      <w:proofErr w:type="spellStart"/>
      <w:r w:rsidRPr="007901B9">
        <w:rPr>
          <w:rFonts w:ascii="Times New Roman" w:hAnsi="Times New Roman" w:cs="Times New Roman"/>
          <w:sz w:val="18"/>
          <w:szCs w:val="18"/>
        </w:rPr>
        <w:t>folgen</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eine</w:t>
      </w:r>
      <w:proofErr w:type="spellEnd"/>
      <w:r w:rsidRPr="007901B9">
        <w:rPr>
          <w:rFonts w:ascii="Times New Roman" w:hAnsi="Times New Roman" w:cs="Times New Roman"/>
          <w:sz w:val="18"/>
          <w:szCs w:val="18"/>
        </w:rPr>
        <w:t xml:space="preserve"> Praxis. Und der Regel </w:t>
      </w:r>
      <w:proofErr w:type="spellStart"/>
      <w:r w:rsidRPr="007901B9">
        <w:rPr>
          <w:rFonts w:ascii="Times New Roman" w:hAnsi="Times New Roman" w:cs="Times New Roman"/>
          <w:sz w:val="18"/>
          <w:szCs w:val="18"/>
        </w:rPr>
        <w:t>zu</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folgen</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glauben</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ist</w:t>
      </w:r>
      <w:proofErr w:type="spellEnd"/>
      <w:r w:rsidRPr="007901B9">
        <w:rPr>
          <w:rFonts w:ascii="Times New Roman" w:hAnsi="Times New Roman" w:cs="Times New Roman"/>
          <w:sz w:val="18"/>
          <w:szCs w:val="18"/>
        </w:rPr>
        <w:t xml:space="preserve"> nicht: der Regel </w:t>
      </w:r>
      <w:proofErr w:type="spellStart"/>
      <w:r w:rsidRPr="007901B9">
        <w:rPr>
          <w:rFonts w:ascii="Times New Roman" w:hAnsi="Times New Roman" w:cs="Times New Roman"/>
          <w:sz w:val="18"/>
          <w:szCs w:val="18"/>
        </w:rPr>
        <w:t>folgen</w:t>
      </w:r>
      <w:proofErr w:type="spellEnd"/>
      <w:r w:rsidRPr="007901B9">
        <w:rPr>
          <w:rFonts w:ascii="Times New Roman" w:hAnsi="Times New Roman" w:cs="Times New Roman"/>
          <w:sz w:val="18"/>
          <w:szCs w:val="18"/>
        </w:rPr>
        <w:t xml:space="preserve">. Und </w:t>
      </w:r>
      <w:proofErr w:type="spellStart"/>
      <w:r w:rsidRPr="007901B9">
        <w:rPr>
          <w:rFonts w:ascii="Times New Roman" w:hAnsi="Times New Roman" w:cs="Times New Roman"/>
          <w:sz w:val="18"/>
          <w:szCs w:val="18"/>
        </w:rPr>
        <w:t>darum</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kann</w:t>
      </w:r>
      <w:proofErr w:type="spellEnd"/>
      <w:r w:rsidRPr="007901B9">
        <w:rPr>
          <w:rFonts w:ascii="Times New Roman" w:hAnsi="Times New Roman" w:cs="Times New Roman"/>
          <w:sz w:val="18"/>
          <w:szCs w:val="18"/>
        </w:rPr>
        <w:t xml:space="preserve"> man nicht der Regel ‘</w:t>
      </w:r>
      <w:proofErr w:type="spellStart"/>
      <w:r w:rsidRPr="007901B9">
        <w:rPr>
          <w:rFonts w:ascii="Times New Roman" w:hAnsi="Times New Roman" w:cs="Times New Roman"/>
          <w:sz w:val="18"/>
          <w:szCs w:val="18"/>
        </w:rPr>
        <w:t>privatim</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folgen</w:t>
      </w:r>
      <w:proofErr w:type="spellEnd"/>
      <w:r w:rsidRPr="007901B9">
        <w:rPr>
          <w:rFonts w:ascii="Times New Roman" w:hAnsi="Times New Roman" w:cs="Times New Roman"/>
          <w:sz w:val="18"/>
          <w:szCs w:val="18"/>
        </w:rPr>
        <w:t xml:space="preserve">» (“Therefore ‘following a rule’ is a practice. And to believe one is following a rule is not: to follow a rule. And </w:t>
      </w:r>
      <w:proofErr w:type="gramStart"/>
      <w:r w:rsidRPr="007901B9">
        <w:rPr>
          <w:rFonts w:ascii="Times New Roman" w:hAnsi="Times New Roman" w:cs="Times New Roman"/>
          <w:sz w:val="18"/>
          <w:szCs w:val="18"/>
        </w:rPr>
        <w:t>therefore</w:t>
      </w:r>
      <w:proofErr w:type="gramEnd"/>
      <w:r w:rsidRPr="007901B9">
        <w:rPr>
          <w:rFonts w:ascii="Times New Roman" w:hAnsi="Times New Roman" w:cs="Times New Roman"/>
          <w:sz w:val="18"/>
          <w:szCs w:val="18"/>
        </w:rPr>
        <w:t xml:space="preserve"> one cannot follow a rule ‘privately’”).</w:t>
      </w:r>
    </w:p>
  </w:footnote>
  <w:footnote w:id="35">
    <w:p w14:paraId="600AF83C" w14:textId="123464E2"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241: «</w:t>
      </w:r>
      <w:proofErr w:type="spellStart"/>
      <w:r w:rsidRPr="007901B9">
        <w:rPr>
          <w:rFonts w:ascii="Times New Roman" w:hAnsi="Times New Roman" w:cs="Times New Roman"/>
          <w:sz w:val="18"/>
          <w:szCs w:val="18"/>
        </w:rPr>
        <w:t>Richtig</w:t>
      </w:r>
      <w:proofErr w:type="spellEnd"/>
      <w:r w:rsidRPr="007901B9">
        <w:rPr>
          <w:rFonts w:ascii="Times New Roman" w:hAnsi="Times New Roman" w:cs="Times New Roman"/>
          <w:sz w:val="18"/>
          <w:szCs w:val="18"/>
        </w:rPr>
        <w:t xml:space="preserve"> und </w:t>
      </w:r>
      <w:proofErr w:type="spellStart"/>
      <w:r w:rsidRPr="007901B9">
        <w:rPr>
          <w:rFonts w:ascii="Times New Roman" w:hAnsi="Times New Roman" w:cs="Times New Roman"/>
          <w:sz w:val="18"/>
          <w:szCs w:val="18"/>
        </w:rPr>
        <w:t>falsch</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ist</w:t>
      </w:r>
      <w:proofErr w:type="spellEnd"/>
      <w:r w:rsidRPr="007901B9">
        <w:rPr>
          <w:rFonts w:ascii="Times New Roman" w:hAnsi="Times New Roman" w:cs="Times New Roman"/>
          <w:sz w:val="18"/>
          <w:szCs w:val="18"/>
        </w:rPr>
        <w:t xml:space="preserve">, was Menschen </w:t>
      </w:r>
      <w:proofErr w:type="spellStart"/>
      <w:r w:rsidRPr="007901B9">
        <w:rPr>
          <w:rFonts w:ascii="Times New Roman" w:hAnsi="Times New Roman" w:cs="Times New Roman"/>
          <w:sz w:val="18"/>
          <w:szCs w:val="18"/>
        </w:rPr>
        <w:t>sagen</w:t>
      </w:r>
      <w:proofErr w:type="spellEnd"/>
      <w:r w:rsidRPr="007901B9">
        <w:rPr>
          <w:rFonts w:ascii="Times New Roman" w:hAnsi="Times New Roman" w:cs="Times New Roman"/>
          <w:sz w:val="18"/>
          <w:szCs w:val="18"/>
        </w:rPr>
        <w:t xml:space="preserve">, und in der </w:t>
      </w:r>
      <w:proofErr w:type="spellStart"/>
      <w:r w:rsidRPr="007901B9">
        <w:rPr>
          <w:rFonts w:ascii="Times New Roman" w:hAnsi="Times New Roman" w:cs="Times New Roman"/>
          <w:sz w:val="18"/>
          <w:szCs w:val="18"/>
        </w:rPr>
        <w:t>Sprache</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stimmen</w:t>
      </w:r>
      <w:proofErr w:type="spellEnd"/>
      <w:r w:rsidRPr="007901B9">
        <w:rPr>
          <w:rFonts w:ascii="Times New Roman" w:hAnsi="Times New Roman" w:cs="Times New Roman"/>
          <w:sz w:val="18"/>
          <w:szCs w:val="18"/>
        </w:rPr>
        <w:t xml:space="preserve"> die Menschen </w:t>
      </w:r>
      <w:proofErr w:type="spellStart"/>
      <w:r w:rsidRPr="007901B9">
        <w:rPr>
          <w:rFonts w:ascii="Times New Roman" w:hAnsi="Times New Roman" w:cs="Times New Roman"/>
          <w:sz w:val="18"/>
          <w:szCs w:val="18"/>
        </w:rPr>
        <w:t>überein</w:t>
      </w:r>
      <w:proofErr w:type="spellEnd"/>
      <w:r w:rsidRPr="007901B9">
        <w:rPr>
          <w:rFonts w:ascii="Times New Roman" w:hAnsi="Times New Roman" w:cs="Times New Roman"/>
          <w:sz w:val="18"/>
          <w:szCs w:val="18"/>
        </w:rPr>
        <w:t xml:space="preserve">. Dies </w:t>
      </w:r>
      <w:proofErr w:type="spellStart"/>
      <w:r w:rsidRPr="007901B9">
        <w:rPr>
          <w:rFonts w:ascii="Times New Roman" w:hAnsi="Times New Roman" w:cs="Times New Roman"/>
          <w:sz w:val="18"/>
          <w:szCs w:val="18"/>
        </w:rPr>
        <w:t>ist</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keine</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Übereinstimmung</w:t>
      </w:r>
      <w:proofErr w:type="spellEnd"/>
      <w:r w:rsidRPr="007901B9">
        <w:rPr>
          <w:rFonts w:ascii="Times New Roman" w:hAnsi="Times New Roman" w:cs="Times New Roman"/>
          <w:sz w:val="18"/>
          <w:szCs w:val="18"/>
        </w:rPr>
        <w:t xml:space="preserve"> der </w:t>
      </w:r>
      <w:proofErr w:type="spellStart"/>
      <w:r w:rsidRPr="007901B9">
        <w:rPr>
          <w:rFonts w:ascii="Times New Roman" w:hAnsi="Times New Roman" w:cs="Times New Roman"/>
          <w:sz w:val="18"/>
          <w:szCs w:val="18"/>
        </w:rPr>
        <w:t>Meinungen</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sondern</w:t>
      </w:r>
      <w:proofErr w:type="spellEnd"/>
      <w:r w:rsidRPr="007901B9">
        <w:rPr>
          <w:rFonts w:ascii="Times New Roman" w:hAnsi="Times New Roman" w:cs="Times New Roman"/>
          <w:sz w:val="18"/>
          <w:szCs w:val="18"/>
        </w:rPr>
        <w:t xml:space="preserve"> der </w:t>
      </w:r>
      <w:proofErr w:type="spellStart"/>
      <w:r w:rsidRPr="007901B9">
        <w:rPr>
          <w:rFonts w:ascii="Times New Roman" w:hAnsi="Times New Roman" w:cs="Times New Roman"/>
          <w:sz w:val="18"/>
          <w:szCs w:val="18"/>
        </w:rPr>
        <w:t>Lebensform</w:t>
      </w:r>
      <w:proofErr w:type="spellEnd"/>
      <w:r w:rsidRPr="007901B9">
        <w:rPr>
          <w:rFonts w:ascii="Times New Roman" w:hAnsi="Times New Roman" w:cs="Times New Roman"/>
          <w:sz w:val="18"/>
          <w:szCs w:val="18"/>
        </w:rPr>
        <w:t>».</w:t>
      </w:r>
    </w:p>
  </w:footnote>
  <w:footnote w:id="36">
    <w:p w14:paraId="1FE1F3C2"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EHRLICH, E., </w:t>
      </w:r>
      <w:proofErr w:type="spellStart"/>
      <w:r w:rsidRPr="007901B9">
        <w:rPr>
          <w:rFonts w:ascii="Times New Roman" w:hAnsi="Times New Roman" w:cs="Times New Roman"/>
          <w:i/>
          <w:sz w:val="18"/>
          <w:szCs w:val="18"/>
        </w:rPr>
        <w:t>Grundlegung</w:t>
      </w:r>
      <w:proofErr w:type="spellEnd"/>
      <w:r w:rsidRPr="007901B9">
        <w:rPr>
          <w:rFonts w:ascii="Times New Roman" w:hAnsi="Times New Roman" w:cs="Times New Roman"/>
          <w:i/>
          <w:sz w:val="18"/>
          <w:szCs w:val="18"/>
        </w:rPr>
        <w:t xml:space="preserve"> der </w:t>
      </w:r>
      <w:proofErr w:type="spellStart"/>
      <w:r w:rsidRPr="007901B9">
        <w:rPr>
          <w:rFonts w:ascii="Times New Roman" w:hAnsi="Times New Roman" w:cs="Times New Roman"/>
          <w:i/>
          <w:sz w:val="18"/>
          <w:szCs w:val="18"/>
        </w:rPr>
        <w:t>Soziologie</w:t>
      </w:r>
      <w:proofErr w:type="spellEnd"/>
      <w:r w:rsidRPr="007901B9">
        <w:rPr>
          <w:rFonts w:ascii="Times New Roman" w:hAnsi="Times New Roman" w:cs="Times New Roman"/>
          <w:i/>
          <w:sz w:val="18"/>
          <w:szCs w:val="18"/>
        </w:rPr>
        <w:t xml:space="preserve"> des </w:t>
      </w:r>
      <w:proofErr w:type="spellStart"/>
      <w:r w:rsidRPr="007901B9">
        <w:rPr>
          <w:rFonts w:ascii="Times New Roman" w:hAnsi="Times New Roman" w:cs="Times New Roman"/>
          <w:i/>
          <w:sz w:val="18"/>
          <w:szCs w:val="18"/>
        </w:rPr>
        <w:t>Rechts</w:t>
      </w:r>
      <w:proofErr w:type="spellEnd"/>
      <w:r w:rsidRPr="007901B9">
        <w:rPr>
          <w:rFonts w:ascii="Times New Roman" w:hAnsi="Times New Roman" w:cs="Times New Roman"/>
          <w:sz w:val="18"/>
          <w:szCs w:val="18"/>
        </w:rPr>
        <w:t xml:space="preserve">, Duncker &amp; </w:t>
      </w:r>
      <w:proofErr w:type="spellStart"/>
      <w:r w:rsidRPr="007901B9">
        <w:rPr>
          <w:rFonts w:ascii="Times New Roman" w:hAnsi="Times New Roman" w:cs="Times New Roman"/>
          <w:sz w:val="18"/>
          <w:szCs w:val="18"/>
        </w:rPr>
        <w:t>Humblot</w:t>
      </w:r>
      <w:proofErr w:type="spellEnd"/>
      <w:r w:rsidRPr="007901B9">
        <w:rPr>
          <w:rFonts w:ascii="Times New Roman" w:hAnsi="Times New Roman" w:cs="Times New Roman"/>
          <w:sz w:val="18"/>
          <w:szCs w:val="18"/>
        </w:rPr>
        <w:t xml:space="preserve">, München-Leipzig 1913, spec. </w:t>
      </w:r>
      <w:proofErr w:type="spellStart"/>
      <w:r w:rsidRPr="007901B9">
        <w:rPr>
          <w:rFonts w:ascii="Times New Roman" w:hAnsi="Times New Roman" w:cs="Times New Roman"/>
          <w:sz w:val="18"/>
          <w:szCs w:val="18"/>
        </w:rPr>
        <w:t>ch.</w:t>
      </w:r>
      <w:proofErr w:type="spellEnd"/>
      <w:r w:rsidRPr="007901B9">
        <w:rPr>
          <w:rFonts w:ascii="Times New Roman" w:hAnsi="Times New Roman" w:cs="Times New Roman"/>
          <w:sz w:val="18"/>
          <w:szCs w:val="18"/>
        </w:rPr>
        <w:t xml:space="preserve"> II-III. The distinction between </w:t>
      </w:r>
      <w:proofErr w:type="spellStart"/>
      <w:r w:rsidRPr="007901B9">
        <w:rPr>
          <w:rFonts w:ascii="Times New Roman" w:hAnsi="Times New Roman" w:cs="Times New Roman"/>
          <w:i/>
          <w:sz w:val="18"/>
          <w:szCs w:val="18"/>
        </w:rPr>
        <w:t>Entscheidungsnormen</w:t>
      </w:r>
      <w:proofErr w:type="spellEnd"/>
      <w:r w:rsidRPr="007901B9">
        <w:rPr>
          <w:rFonts w:ascii="Times New Roman" w:hAnsi="Times New Roman" w:cs="Times New Roman"/>
          <w:sz w:val="18"/>
          <w:szCs w:val="18"/>
        </w:rPr>
        <w:t xml:space="preserve"> and </w:t>
      </w:r>
      <w:r w:rsidRPr="007901B9">
        <w:rPr>
          <w:rFonts w:ascii="Times New Roman" w:hAnsi="Times New Roman" w:cs="Times New Roman"/>
          <w:i/>
          <w:sz w:val="18"/>
          <w:szCs w:val="18"/>
        </w:rPr>
        <w:t>lebendes Recht</w:t>
      </w:r>
      <w:r w:rsidRPr="007901B9">
        <w:rPr>
          <w:rFonts w:ascii="Times New Roman" w:hAnsi="Times New Roman" w:cs="Times New Roman"/>
          <w:sz w:val="18"/>
          <w:szCs w:val="18"/>
        </w:rPr>
        <w:t xml:space="preserve"> is Ehrlich’s most enduring contribution to legal theory. The tradition traced in this section, from Savigny through Wittgenstein to Ehrlich, admits of two readings: an ontological one, in which the collective consciousness of a legal community is the ultimate source of normative meaning, and an epistemological one, in which the patterns of that community’s linguistic practices become the object of measurement. The present chapter pursues the second reading.</w:t>
      </w:r>
    </w:p>
  </w:footnote>
  <w:footnote w:id="37">
    <w:p w14:paraId="3A512AC6"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FIRTH, J. R., “A Synopsis of Linguistic Theory, 1930-1955,” in </w:t>
      </w:r>
      <w:r w:rsidRPr="007901B9">
        <w:rPr>
          <w:rFonts w:ascii="Times New Roman" w:hAnsi="Times New Roman" w:cs="Times New Roman"/>
          <w:i/>
          <w:sz w:val="18"/>
          <w:szCs w:val="18"/>
        </w:rPr>
        <w:t>Studies in Linguistic Analysis</w:t>
      </w:r>
      <w:r w:rsidRPr="007901B9">
        <w:rPr>
          <w:rFonts w:ascii="Times New Roman" w:hAnsi="Times New Roman" w:cs="Times New Roman"/>
          <w:sz w:val="18"/>
          <w:szCs w:val="18"/>
        </w:rPr>
        <w:t>, Basil Blackwell, Oxford 1957, p. 2.</w:t>
      </w:r>
    </w:p>
  </w:footnote>
  <w:footnote w:id="38">
    <w:p w14:paraId="56E2CAD7"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Firth cites </w:t>
      </w:r>
      <w:proofErr w:type="spellStart"/>
      <w:r w:rsidRPr="007901B9">
        <w:rPr>
          <w:rFonts w:ascii="Times New Roman" w:hAnsi="Times New Roman" w:cs="Times New Roman"/>
          <w:i/>
          <w:sz w:val="18"/>
          <w:szCs w:val="18"/>
        </w:rPr>
        <w:t>Philosophische</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Untersuchungen</w:t>
      </w:r>
      <w:proofErr w:type="spellEnd"/>
      <w:r w:rsidRPr="007901B9">
        <w:rPr>
          <w:rFonts w:ascii="Times New Roman" w:hAnsi="Times New Roman" w:cs="Times New Roman"/>
          <w:sz w:val="18"/>
          <w:szCs w:val="18"/>
        </w:rPr>
        <w:t xml:space="preserve"> explicitly on p. 11 (</w:t>
      </w:r>
      <w:proofErr w:type="spellStart"/>
      <w:r w:rsidRPr="007901B9">
        <w:rPr>
          <w:rFonts w:ascii="Times New Roman" w:hAnsi="Times New Roman" w:cs="Times New Roman"/>
          <w:sz w:val="18"/>
          <w:szCs w:val="18"/>
        </w:rPr>
        <w:t>fn</w:t>
      </w:r>
      <w:proofErr w:type="spellEnd"/>
      <w:r w:rsidRPr="007901B9">
        <w:rPr>
          <w:rFonts w:ascii="Times New Roman" w:hAnsi="Times New Roman" w:cs="Times New Roman"/>
          <w:sz w:val="18"/>
          <w:szCs w:val="18"/>
        </w:rPr>
        <w:t xml:space="preserve"> 4: “See L. Wittgenstein, </w:t>
      </w:r>
      <w:r w:rsidRPr="007901B9">
        <w:rPr>
          <w:rFonts w:ascii="Times New Roman" w:hAnsi="Times New Roman" w:cs="Times New Roman"/>
          <w:i/>
          <w:sz w:val="18"/>
          <w:szCs w:val="18"/>
        </w:rPr>
        <w:t>Philosophical Investigations</w:t>
      </w:r>
      <w:r w:rsidRPr="007901B9">
        <w:rPr>
          <w:rFonts w:ascii="Times New Roman" w:hAnsi="Times New Roman" w:cs="Times New Roman"/>
          <w:sz w:val="18"/>
          <w:szCs w:val="18"/>
        </w:rPr>
        <w:t xml:space="preserve">, Oxford, Blackwell, 1953, pp. 53, 61, 80, 81”). The citation confirms that the Wittgenstein-Firth convergence is not a retrospective scholarly </w:t>
      </w:r>
      <w:proofErr w:type="gramStart"/>
      <w:r w:rsidRPr="007901B9">
        <w:rPr>
          <w:rFonts w:ascii="Times New Roman" w:hAnsi="Times New Roman" w:cs="Times New Roman"/>
          <w:sz w:val="18"/>
          <w:szCs w:val="18"/>
        </w:rPr>
        <w:t>construction</w:t>
      </w:r>
      <w:proofErr w:type="gramEnd"/>
      <w:r w:rsidRPr="007901B9">
        <w:rPr>
          <w:rFonts w:ascii="Times New Roman" w:hAnsi="Times New Roman" w:cs="Times New Roman"/>
          <w:sz w:val="18"/>
          <w:szCs w:val="18"/>
        </w:rPr>
        <w:t xml:space="preserve"> but a connection attested in Firth’s own text.</w:t>
      </w:r>
    </w:p>
  </w:footnote>
  <w:footnote w:id="39">
    <w:p w14:paraId="558C7CEF"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6: “Each function will be defined as the use of some language form or element in relation to some context. Meaning</w:t>
      </w:r>
      <w:proofErr w:type="gramStart"/>
      <w:r w:rsidRPr="007901B9">
        <w:rPr>
          <w:rFonts w:ascii="Times New Roman" w:hAnsi="Times New Roman" w:cs="Times New Roman"/>
          <w:sz w:val="18"/>
          <w:szCs w:val="18"/>
        </w:rPr>
        <w:t>, that is to say, is</w:t>
      </w:r>
      <w:proofErr w:type="gramEnd"/>
      <w:r w:rsidRPr="007901B9">
        <w:rPr>
          <w:rFonts w:ascii="Times New Roman" w:hAnsi="Times New Roman" w:cs="Times New Roman"/>
          <w:sz w:val="18"/>
          <w:szCs w:val="18"/>
        </w:rPr>
        <w:t xml:space="preserve"> to be regarded as a complex of contextual relations.”</w:t>
      </w:r>
    </w:p>
  </w:footnote>
  <w:footnote w:id="40">
    <w:p w14:paraId="09A1CD12"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11. The full passage reads: “As Wittgenstein says, ‘the meaning of words lies in their use.’ The </w:t>
      </w:r>
      <w:proofErr w:type="gramStart"/>
      <w:r w:rsidRPr="007901B9">
        <w:rPr>
          <w:rFonts w:ascii="Times New Roman" w:hAnsi="Times New Roman" w:cs="Times New Roman"/>
          <w:sz w:val="18"/>
          <w:szCs w:val="18"/>
        </w:rPr>
        <w:t>day to day</w:t>
      </w:r>
      <w:proofErr w:type="gramEnd"/>
      <w:r w:rsidRPr="007901B9">
        <w:rPr>
          <w:rFonts w:ascii="Times New Roman" w:hAnsi="Times New Roman" w:cs="Times New Roman"/>
          <w:sz w:val="18"/>
          <w:szCs w:val="18"/>
        </w:rPr>
        <w:t xml:space="preserve"> practice of playing language games recognizes customs and rules. […] You shall know a word by the company it keeps!” Firth’s preceding discussion (p. 12) introduces the concept of “mutual expectancy” between co-occurring words, anticipating the statistical notion of co-occurrence probability that underlies all distributional models.</w:t>
      </w:r>
    </w:p>
  </w:footnote>
  <w:footnote w:id="41">
    <w:p w14:paraId="1F44E2C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HARRIS, Z. S., “Distributional Structure,” </w:t>
      </w:r>
      <w:r w:rsidRPr="007901B9">
        <w:rPr>
          <w:rFonts w:ascii="Times New Roman" w:hAnsi="Times New Roman" w:cs="Times New Roman"/>
          <w:i/>
          <w:sz w:val="18"/>
          <w:szCs w:val="18"/>
        </w:rPr>
        <w:t>Word</w:t>
      </w:r>
      <w:r w:rsidRPr="007901B9">
        <w:rPr>
          <w:rFonts w:ascii="Times New Roman" w:hAnsi="Times New Roman" w:cs="Times New Roman"/>
          <w:sz w:val="18"/>
          <w:szCs w:val="18"/>
        </w:rPr>
        <w:t>, 10(2-3), 1954, p. 146.</w:t>
      </w:r>
    </w:p>
  </w:footnote>
  <w:footnote w:id="42">
    <w:p w14:paraId="30BC27A9"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pp. 146, 149. The distribution of an element is “the sum of all its environments,” where “an environment of an element A is an existing array of its co-occurrents.”</w:t>
      </w:r>
    </w:p>
  </w:footnote>
  <w:footnote w:id="43">
    <w:p w14:paraId="3D4A498C"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HARRIS, Z. S., </w:t>
      </w:r>
      <w:r w:rsidRPr="007901B9">
        <w:rPr>
          <w:rFonts w:ascii="Times New Roman" w:hAnsi="Times New Roman" w:cs="Times New Roman"/>
          <w:i/>
          <w:sz w:val="18"/>
          <w:szCs w:val="18"/>
        </w:rPr>
        <w:t>Mathematical Structures of Language</w:t>
      </w:r>
      <w:r w:rsidRPr="007901B9">
        <w:rPr>
          <w:rFonts w:ascii="Times New Roman" w:hAnsi="Times New Roman" w:cs="Times New Roman"/>
          <w:sz w:val="18"/>
          <w:szCs w:val="18"/>
        </w:rPr>
        <w:t xml:space="preserve">, Wiley, New York 1968, p. 12; and “Distributional Structure” (1954, reprinted 1970), p. 786: “if we consider words or morphemes A and B to be more different in meaning in A and C, then we will often find that the distributions of A and B are more different than the distributions of A and C.” The formulation is quoted and discussed in SAHLGREN, M., “The distributional hypothesis,” </w:t>
      </w:r>
      <w:r w:rsidRPr="007901B9">
        <w:rPr>
          <w:rFonts w:ascii="Times New Roman" w:hAnsi="Times New Roman" w:cs="Times New Roman"/>
          <w:i/>
          <w:sz w:val="18"/>
          <w:szCs w:val="18"/>
        </w:rPr>
        <w:t xml:space="preserve">Rivista di </w:t>
      </w:r>
      <w:proofErr w:type="spellStart"/>
      <w:r w:rsidRPr="007901B9">
        <w:rPr>
          <w:rFonts w:ascii="Times New Roman" w:hAnsi="Times New Roman" w:cs="Times New Roman"/>
          <w:i/>
          <w:sz w:val="18"/>
          <w:szCs w:val="18"/>
        </w:rPr>
        <w:t>Linguistica</w:t>
      </w:r>
      <w:proofErr w:type="spellEnd"/>
      <w:r w:rsidRPr="007901B9">
        <w:rPr>
          <w:rFonts w:ascii="Times New Roman" w:hAnsi="Times New Roman" w:cs="Times New Roman"/>
          <w:sz w:val="18"/>
          <w:szCs w:val="18"/>
        </w:rPr>
        <w:t>, 20(1), 2008, p. 36.</w:t>
      </w:r>
    </w:p>
  </w:footnote>
  <w:footnote w:id="44">
    <w:p w14:paraId="65F460D1" w14:textId="7F0EFE14"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SAHLGREN, M., “The distributional hypothesis,” </w:t>
      </w:r>
      <w:r w:rsidRPr="007901B9">
        <w:rPr>
          <w:rFonts w:ascii="Times New Roman" w:hAnsi="Times New Roman" w:cs="Times New Roman"/>
          <w:i/>
          <w:sz w:val="18"/>
          <w:szCs w:val="18"/>
        </w:rPr>
        <w:t xml:space="preserve">Rivista di </w:t>
      </w:r>
      <w:proofErr w:type="spellStart"/>
      <w:r w:rsidRPr="007901B9">
        <w:rPr>
          <w:rFonts w:ascii="Times New Roman" w:hAnsi="Times New Roman" w:cs="Times New Roman"/>
          <w:i/>
          <w:sz w:val="18"/>
          <w:szCs w:val="18"/>
        </w:rPr>
        <w:t>Linguistica</w:t>
      </w:r>
      <w:proofErr w:type="spellEnd"/>
      <w:r w:rsidRPr="007901B9">
        <w:rPr>
          <w:rFonts w:ascii="Times New Roman" w:hAnsi="Times New Roman" w:cs="Times New Roman"/>
          <w:sz w:val="18"/>
          <w:szCs w:val="18"/>
        </w:rPr>
        <w:t>, 20(1), 2008, pp. 33-53, spec. 4 (“The origin of differences”), pp. 38-40.</w:t>
      </w:r>
    </w:p>
  </w:footnote>
  <w:footnote w:id="45">
    <w:p w14:paraId="6B330D69"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SAUSSURE, F. de, </w:t>
      </w:r>
      <w:r w:rsidRPr="007901B9">
        <w:rPr>
          <w:rFonts w:ascii="Times New Roman" w:hAnsi="Times New Roman" w:cs="Times New Roman"/>
          <w:i/>
          <w:sz w:val="18"/>
          <w:szCs w:val="18"/>
        </w:rPr>
        <w:t xml:space="preserve">Cours de </w:t>
      </w:r>
      <w:proofErr w:type="spellStart"/>
      <w:r w:rsidRPr="007901B9">
        <w:rPr>
          <w:rFonts w:ascii="Times New Roman" w:hAnsi="Times New Roman" w:cs="Times New Roman"/>
          <w:i/>
          <w:sz w:val="18"/>
          <w:szCs w:val="18"/>
        </w:rPr>
        <w:t>linguistique</w:t>
      </w:r>
      <w:proofErr w:type="spellEnd"/>
      <w:r w:rsidRPr="007901B9">
        <w:rPr>
          <w:rFonts w:ascii="Times New Roman" w:hAnsi="Times New Roman" w:cs="Times New Roman"/>
          <w:i/>
          <w:sz w:val="18"/>
          <w:szCs w:val="18"/>
        </w:rPr>
        <w:t xml:space="preserve"> </w:t>
      </w:r>
      <w:proofErr w:type="spellStart"/>
      <w:r w:rsidRPr="007901B9">
        <w:rPr>
          <w:rFonts w:ascii="Times New Roman" w:hAnsi="Times New Roman" w:cs="Times New Roman"/>
          <w:i/>
          <w:sz w:val="18"/>
          <w:szCs w:val="18"/>
        </w:rPr>
        <w:t>générale</w:t>
      </w:r>
      <w:proofErr w:type="spellEnd"/>
      <w:r w:rsidRPr="007901B9">
        <w:rPr>
          <w:rFonts w:ascii="Times New Roman" w:hAnsi="Times New Roman" w:cs="Times New Roman"/>
          <w:sz w:val="18"/>
          <w:szCs w:val="18"/>
        </w:rPr>
        <w:t xml:space="preserve">, ed. Ch. Bally and A. </w:t>
      </w:r>
      <w:proofErr w:type="spellStart"/>
      <w:r w:rsidRPr="007901B9">
        <w:rPr>
          <w:rFonts w:ascii="Times New Roman" w:hAnsi="Times New Roman" w:cs="Times New Roman"/>
          <w:sz w:val="18"/>
          <w:szCs w:val="18"/>
        </w:rPr>
        <w:t>Sechehaye</w:t>
      </w:r>
      <w:proofErr w:type="spellEnd"/>
      <w:r w:rsidRPr="007901B9">
        <w:rPr>
          <w:rFonts w:ascii="Times New Roman" w:hAnsi="Times New Roman" w:cs="Times New Roman"/>
          <w:sz w:val="18"/>
          <w:szCs w:val="18"/>
        </w:rPr>
        <w:t xml:space="preserve">, </w:t>
      </w:r>
      <w:proofErr w:type="spellStart"/>
      <w:r w:rsidRPr="007901B9">
        <w:rPr>
          <w:rFonts w:ascii="Times New Roman" w:hAnsi="Times New Roman" w:cs="Times New Roman"/>
          <w:sz w:val="18"/>
          <w:szCs w:val="18"/>
        </w:rPr>
        <w:t>Payot</w:t>
      </w:r>
      <w:proofErr w:type="spellEnd"/>
      <w:r w:rsidRPr="007901B9">
        <w:rPr>
          <w:rFonts w:ascii="Times New Roman" w:hAnsi="Times New Roman" w:cs="Times New Roman"/>
          <w:sz w:val="18"/>
          <w:szCs w:val="18"/>
        </w:rPr>
        <w:t xml:space="preserve">, Lausanne-Paris 1916. «Dans la langue il </w:t>
      </w:r>
      <w:proofErr w:type="spellStart"/>
      <w:r w:rsidRPr="007901B9">
        <w:rPr>
          <w:rFonts w:ascii="Times New Roman" w:hAnsi="Times New Roman" w:cs="Times New Roman"/>
          <w:sz w:val="18"/>
          <w:szCs w:val="18"/>
        </w:rPr>
        <w:t>n’y</w:t>
      </w:r>
      <w:proofErr w:type="spellEnd"/>
      <w:r w:rsidRPr="007901B9">
        <w:rPr>
          <w:rFonts w:ascii="Times New Roman" w:hAnsi="Times New Roman" w:cs="Times New Roman"/>
          <w:sz w:val="18"/>
          <w:szCs w:val="18"/>
        </w:rPr>
        <w:t xml:space="preserve"> a </w:t>
      </w:r>
      <w:proofErr w:type="spellStart"/>
      <w:r w:rsidRPr="007901B9">
        <w:rPr>
          <w:rFonts w:ascii="Times New Roman" w:hAnsi="Times New Roman" w:cs="Times New Roman"/>
          <w:sz w:val="18"/>
          <w:szCs w:val="18"/>
        </w:rPr>
        <w:t>que</w:t>
      </w:r>
      <w:proofErr w:type="spellEnd"/>
      <w:r w:rsidRPr="007901B9">
        <w:rPr>
          <w:rFonts w:ascii="Times New Roman" w:hAnsi="Times New Roman" w:cs="Times New Roman"/>
          <w:sz w:val="18"/>
          <w:szCs w:val="18"/>
        </w:rPr>
        <w:t xml:space="preserve"> des </w:t>
      </w:r>
      <w:proofErr w:type="spellStart"/>
      <w:proofErr w:type="gramStart"/>
      <w:r w:rsidRPr="007901B9">
        <w:rPr>
          <w:rFonts w:ascii="Times New Roman" w:hAnsi="Times New Roman" w:cs="Times New Roman"/>
          <w:sz w:val="18"/>
          <w:szCs w:val="18"/>
        </w:rPr>
        <w:t>différences</w:t>
      </w:r>
      <w:proofErr w:type="spellEnd"/>
      <w:r w:rsidRPr="007901B9">
        <w:rPr>
          <w:rFonts w:ascii="Times New Roman" w:hAnsi="Times New Roman" w:cs="Times New Roman"/>
          <w:sz w:val="18"/>
          <w:szCs w:val="18"/>
        </w:rPr>
        <w:t>.»</w:t>
      </w:r>
      <w:proofErr w:type="gramEnd"/>
      <w:r w:rsidRPr="007901B9">
        <w:rPr>
          <w:rFonts w:ascii="Times New Roman" w:hAnsi="Times New Roman" w:cs="Times New Roman"/>
          <w:sz w:val="18"/>
          <w:szCs w:val="18"/>
        </w:rPr>
        <w:t xml:space="preserve"> The passage is at p. 166 of the 1916 edition (p. 166-118 in the De Mauro critical edition, </w:t>
      </w:r>
      <w:proofErr w:type="spellStart"/>
      <w:r w:rsidRPr="007901B9">
        <w:rPr>
          <w:rFonts w:ascii="Times New Roman" w:hAnsi="Times New Roman" w:cs="Times New Roman"/>
          <w:sz w:val="18"/>
          <w:szCs w:val="18"/>
        </w:rPr>
        <w:t>Payot</w:t>
      </w:r>
      <w:proofErr w:type="spellEnd"/>
      <w:r w:rsidRPr="007901B9">
        <w:rPr>
          <w:rFonts w:ascii="Times New Roman" w:hAnsi="Times New Roman" w:cs="Times New Roman"/>
          <w:sz w:val="18"/>
          <w:szCs w:val="18"/>
        </w:rPr>
        <w:t xml:space="preserve"> 1967). English transl.: </w:t>
      </w:r>
      <w:r w:rsidRPr="007901B9">
        <w:rPr>
          <w:rFonts w:ascii="Times New Roman" w:hAnsi="Times New Roman" w:cs="Times New Roman"/>
          <w:i/>
          <w:sz w:val="18"/>
          <w:szCs w:val="18"/>
        </w:rPr>
        <w:t>Course in General Linguistics</w:t>
      </w:r>
      <w:r w:rsidRPr="007901B9">
        <w:rPr>
          <w:rFonts w:ascii="Times New Roman" w:hAnsi="Times New Roman" w:cs="Times New Roman"/>
          <w:sz w:val="18"/>
          <w:szCs w:val="18"/>
        </w:rPr>
        <w:t xml:space="preserve">, transl. W. Baskin, Philosophical Library, New York 1959. The concept of </w:t>
      </w:r>
      <w:proofErr w:type="spellStart"/>
      <w:r w:rsidRPr="007901B9">
        <w:rPr>
          <w:rFonts w:ascii="Times New Roman" w:hAnsi="Times New Roman" w:cs="Times New Roman"/>
          <w:i/>
          <w:sz w:val="18"/>
          <w:szCs w:val="18"/>
        </w:rPr>
        <w:t>valeur</w:t>
      </w:r>
      <w:proofErr w:type="spellEnd"/>
      <w:r w:rsidRPr="007901B9">
        <w:rPr>
          <w:rFonts w:ascii="Times New Roman" w:hAnsi="Times New Roman" w:cs="Times New Roman"/>
          <w:sz w:val="18"/>
          <w:szCs w:val="18"/>
        </w:rPr>
        <w:t xml:space="preserve"> is developed in Part II, Ch. IV. On the </w:t>
      </w:r>
      <w:r w:rsidRPr="007901B9">
        <w:rPr>
          <w:rFonts w:ascii="Times New Roman" w:hAnsi="Times New Roman" w:cs="Times New Roman"/>
          <w:i/>
          <w:sz w:val="18"/>
          <w:szCs w:val="18"/>
        </w:rPr>
        <w:t>mouton/sheep</w:t>
      </w:r>
      <w:r w:rsidRPr="007901B9">
        <w:rPr>
          <w:rFonts w:ascii="Times New Roman" w:hAnsi="Times New Roman" w:cs="Times New Roman"/>
          <w:sz w:val="18"/>
          <w:szCs w:val="18"/>
        </w:rPr>
        <w:t xml:space="preserve"> example, see Sahlgren (2008), p. 38.</w:t>
      </w:r>
    </w:p>
  </w:footnote>
  <w:footnote w:id="46">
    <w:p w14:paraId="20966D08"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SAHLGREN (2008), p. 40. This is Sahlgren’s “refined distributional hypothesis,” which specifies what kind of semantic information different types of distributional models capture: co-occurrence models (e.g. LSA, word2vec Skip-gram) encode </w:t>
      </w:r>
      <w:r w:rsidRPr="007901B9">
        <w:rPr>
          <w:rFonts w:ascii="Times New Roman" w:hAnsi="Times New Roman" w:cs="Times New Roman"/>
          <w:i/>
          <w:sz w:val="18"/>
          <w:szCs w:val="18"/>
        </w:rPr>
        <w:t>syntagmatic</w:t>
      </w:r>
      <w:r w:rsidRPr="007901B9">
        <w:rPr>
          <w:rFonts w:ascii="Times New Roman" w:hAnsi="Times New Roman" w:cs="Times New Roman"/>
          <w:sz w:val="18"/>
          <w:szCs w:val="18"/>
        </w:rPr>
        <w:t xml:space="preserve"> relations (which words combine); shared-neighbor models encode </w:t>
      </w:r>
      <w:r w:rsidRPr="007901B9">
        <w:rPr>
          <w:rFonts w:ascii="Times New Roman" w:hAnsi="Times New Roman" w:cs="Times New Roman"/>
          <w:i/>
          <w:sz w:val="18"/>
          <w:szCs w:val="18"/>
        </w:rPr>
        <w:t>paradigmatic</w:t>
      </w:r>
      <w:r w:rsidRPr="007901B9">
        <w:rPr>
          <w:rFonts w:ascii="Times New Roman" w:hAnsi="Times New Roman" w:cs="Times New Roman"/>
          <w:sz w:val="18"/>
          <w:szCs w:val="18"/>
        </w:rPr>
        <w:t xml:space="preserve"> relations (which words are interchangeable).</w:t>
      </w:r>
    </w:p>
  </w:footnote>
  <w:footnote w:id="47">
    <w:p w14:paraId="45E1975C"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OSGOOD, C. E., SUCI, G. J., and TANNENBAUM, P. H., </w:t>
      </w:r>
      <w:r w:rsidRPr="007901B9">
        <w:rPr>
          <w:rFonts w:ascii="Times New Roman" w:hAnsi="Times New Roman" w:cs="Times New Roman"/>
          <w:i/>
          <w:sz w:val="18"/>
          <w:szCs w:val="18"/>
        </w:rPr>
        <w:t>The Measurement of Meaning</w:t>
      </w:r>
      <w:r w:rsidRPr="007901B9">
        <w:rPr>
          <w:rFonts w:ascii="Times New Roman" w:hAnsi="Times New Roman" w:cs="Times New Roman"/>
          <w:sz w:val="18"/>
          <w:szCs w:val="18"/>
        </w:rPr>
        <w:t>, University of Illinois Press, Urbana 1957, p. 1. The three dimensions consistently identified by factor analysis, Evaluation, Potency, and Activity (EPA), were found to be cross-culturally robust, suggesting a universal substrate of affective meaning. See Ch. 2, “The Dimensionality of the Semantic Space.”</w:t>
      </w:r>
    </w:p>
  </w:footnote>
  <w:footnote w:id="48">
    <w:p w14:paraId="7A787AE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MIKOLOV, T., CHEN, K., CORRADO, G., and DEAN, J., “Efficient Estimation of Word Representations in Vector Space,” in </w:t>
      </w:r>
      <w:r w:rsidRPr="007901B9">
        <w:rPr>
          <w:rFonts w:ascii="Times New Roman" w:hAnsi="Times New Roman" w:cs="Times New Roman"/>
          <w:i/>
          <w:sz w:val="18"/>
          <w:szCs w:val="18"/>
        </w:rPr>
        <w:t>Proceedings of the ICLR 2013 Workshop</w:t>
      </w:r>
      <w:r w:rsidRPr="007901B9">
        <w:rPr>
          <w:rFonts w:ascii="Times New Roman" w:hAnsi="Times New Roman" w:cs="Times New Roman"/>
          <w:sz w:val="18"/>
          <w:szCs w:val="18"/>
        </w:rPr>
        <w:t>, 2013, pp. 4-5. The CBOW architecture predicts the target word from its surrounding context; the Skip-gram architecture predicts the surrounding context from the target word. Both implement the distributional hypothesis at scale.</w:t>
      </w:r>
    </w:p>
  </w:footnote>
  <w:footnote w:id="49">
    <w:p w14:paraId="7B0F47D4"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2. The result was originally reported in T. MIKOLOV, W.-T. YIH, and G. ZWEIG, “Linguistic Regularities in Continuous Space Word Representations,” in </w:t>
      </w:r>
      <w:r w:rsidRPr="007901B9">
        <w:rPr>
          <w:rFonts w:ascii="Times New Roman" w:hAnsi="Times New Roman" w:cs="Times New Roman"/>
          <w:i/>
          <w:sz w:val="18"/>
          <w:szCs w:val="18"/>
        </w:rPr>
        <w:t>Proceedings of NAACL-HLT 2013</w:t>
      </w:r>
      <w:r w:rsidRPr="007901B9">
        <w:rPr>
          <w:rFonts w:ascii="Times New Roman" w:hAnsi="Times New Roman" w:cs="Times New Roman"/>
          <w:sz w:val="18"/>
          <w:szCs w:val="18"/>
        </w:rPr>
        <w:t>, pp. 746-751.</w:t>
      </w:r>
    </w:p>
  </w:footnote>
  <w:footnote w:id="50">
    <w:p w14:paraId="1443897A"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PENNINGTON, J., SOCHER, R., and MANNING, C. D., “</w:t>
      </w:r>
      <w:proofErr w:type="spellStart"/>
      <w:r w:rsidRPr="007901B9">
        <w:rPr>
          <w:rFonts w:ascii="Times New Roman" w:hAnsi="Times New Roman" w:cs="Times New Roman"/>
          <w:sz w:val="18"/>
          <w:szCs w:val="18"/>
        </w:rPr>
        <w:t>GloVe</w:t>
      </w:r>
      <w:proofErr w:type="spellEnd"/>
      <w:r w:rsidRPr="007901B9">
        <w:rPr>
          <w:rFonts w:ascii="Times New Roman" w:hAnsi="Times New Roman" w:cs="Times New Roman"/>
          <w:sz w:val="18"/>
          <w:szCs w:val="18"/>
        </w:rPr>
        <w:t xml:space="preserve">: Global Vectors for Word Representation,” in </w:t>
      </w:r>
      <w:r w:rsidRPr="007901B9">
        <w:rPr>
          <w:rFonts w:ascii="Times New Roman" w:hAnsi="Times New Roman" w:cs="Times New Roman"/>
          <w:i/>
          <w:sz w:val="18"/>
          <w:szCs w:val="18"/>
        </w:rPr>
        <w:t>Proceedings of the 2014 Conference on Empirical Methods in Natural Language Processing (EMNLP)</w:t>
      </w:r>
      <w:r w:rsidRPr="007901B9">
        <w:rPr>
          <w:rFonts w:ascii="Times New Roman" w:hAnsi="Times New Roman" w:cs="Times New Roman"/>
          <w:sz w:val="18"/>
          <w:szCs w:val="18"/>
        </w:rPr>
        <w:t>, 2014, pp. 1532-1543.</w:t>
      </w:r>
    </w:p>
  </w:footnote>
  <w:footnote w:id="51">
    <w:p w14:paraId="7DFDD1BA"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VASWANI, A. et al., “Attention Is All You Need,” in </w:t>
      </w:r>
      <w:r w:rsidRPr="007901B9">
        <w:rPr>
          <w:rFonts w:ascii="Times New Roman" w:hAnsi="Times New Roman" w:cs="Times New Roman"/>
          <w:i/>
          <w:sz w:val="18"/>
          <w:szCs w:val="18"/>
        </w:rPr>
        <w:t>Advances in Neural Information Processing Systems 30 (</w:t>
      </w:r>
      <w:proofErr w:type="spellStart"/>
      <w:r w:rsidRPr="007901B9">
        <w:rPr>
          <w:rFonts w:ascii="Times New Roman" w:hAnsi="Times New Roman" w:cs="Times New Roman"/>
          <w:i/>
          <w:sz w:val="18"/>
          <w:szCs w:val="18"/>
        </w:rPr>
        <w:t>NeurIPS</w:t>
      </w:r>
      <w:proofErr w:type="spellEnd"/>
      <w:r w:rsidRPr="007901B9">
        <w:rPr>
          <w:rFonts w:ascii="Times New Roman" w:hAnsi="Times New Roman" w:cs="Times New Roman"/>
          <w:i/>
          <w:sz w:val="18"/>
          <w:szCs w:val="18"/>
        </w:rPr>
        <w:t xml:space="preserve"> 2017)</w:t>
      </w:r>
      <w:r w:rsidRPr="007901B9">
        <w:rPr>
          <w:rFonts w:ascii="Times New Roman" w:hAnsi="Times New Roman" w:cs="Times New Roman"/>
          <w:sz w:val="18"/>
          <w:szCs w:val="18"/>
        </w:rPr>
        <w:t>, 2017.</w:t>
      </w:r>
    </w:p>
  </w:footnote>
  <w:footnote w:id="52">
    <w:p w14:paraId="0D63C68F"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DEVLIN, J., CHANG, M.-W., LEE, K., and TOUTANOVA, K., “BERT: Pre-training of Deep Bidirectional Transformers for Language Understanding,” in </w:t>
      </w:r>
      <w:r w:rsidRPr="007901B9">
        <w:rPr>
          <w:rFonts w:ascii="Times New Roman" w:hAnsi="Times New Roman" w:cs="Times New Roman"/>
          <w:i/>
          <w:sz w:val="18"/>
          <w:szCs w:val="18"/>
        </w:rPr>
        <w:t>Proceedings of NAACL-HLT 2019</w:t>
      </w:r>
      <w:r w:rsidRPr="007901B9">
        <w:rPr>
          <w:rFonts w:ascii="Times New Roman" w:hAnsi="Times New Roman" w:cs="Times New Roman"/>
          <w:sz w:val="18"/>
          <w:szCs w:val="18"/>
        </w:rPr>
        <w:t>, pp. 4171-4186.</w:t>
      </w:r>
    </w:p>
  </w:footnote>
  <w:footnote w:id="53">
    <w:p w14:paraId="47C50456"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REIMERS, N., and GUREVYCH, I., “Sentence-BERT: Sentence Embeddings using Siamese BERT-Networks,” in </w:t>
      </w:r>
      <w:r w:rsidRPr="007901B9">
        <w:rPr>
          <w:rFonts w:ascii="Times New Roman" w:hAnsi="Times New Roman" w:cs="Times New Roman"/>
          <w:i/>
          <w:sz w:val="18"/>
          <w:szCs w:val="18"/>
        </w:rPr>
        <w:t>Proceedings of the 2019 Conference on Empirical Methods in Natural Language Processing (EMNLP)</w:t>
      </w:r>
      <w:r w:rsidRPr="007901B9">
        <w:rPr>
          <w:rFonts w:ascii="Times New Roman" w:hAnsi="Times New Roman" w:cs="Times New Roman"/>
          <w:sz w:val="18"/>
          <w:szCs w:val="18"/>
        </w:rPr>
        <w:t>, 2019, pp. 3982-3992.</w:t>
      </w:r>
    </w:p>
  </w:footnote>
  <w:footnote w:id="54">
    <w:p w14:paraId="6C442D68"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KOZLOWSKI, A. C., TADDY, M., and EVANS, J. A., “The Geometry of Culture: Analyzing Meaning through Word Embeddings,” </w:t>
      </w:r>
      <w:r w:rsidRPr="007901B9">
        <w:rPr>
          <w:rFonts w:ascii="Times New Roman" w:hAnsi="Times New Roman" w:cs="Times New Roman"/>
          <w:i/>
          <w:sz w:val="18"/>
          <w:szCs w:val="18"/>
        </w:rPr>
        <w:t>American Sociological Review</w:t>
      </w:r>
      <w:r w:rsidRPr="007901B9">
        <w:rPr>
          <w:rFonts w:ascii="Times New Roman" w:hAnsi="Times New Roman" w:cs="Times New Roman"/>
          <w:sz w:val="18"/>
          <w:szCs w:val="18"/>
        </w:rPr>
        <w:t>, 84(5), 2019, pp. 905-949, at p. 905.</w:t>
      </w:r>
    </w:p>
  </w:footnote>
  <w:footnote w:id="55">
    <w:p w14:paraId="0E8EEAA4"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905: “the success of these high-dimensional models motivates a move towards ‘high-dimensional theorizing’ of meanings, identities and cultural processes.”</w:t>
      </w:r>
    </w:p>
  </w:footnote>
  <w:footnote w:id="56">
    <w:p w14:paraId="1BCC52CC"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CALISKAN, A., BRYSON, J. J., and NARAYANAN, A., “Semantics derived automatically from language corpora contain human-like biases,” </w:t>
      </w:r>
      <w:r w:rsidRPr="007901B9">
        <w:rPr>
          <w:rFonts w:ascii="Times New Roman" w:hAnsi="Times New Roman" w:cs="Times New Roman"/>
          <w:i/>
          <w:sz w:val="18"/>
          <w:szCs w:val="18"/>
        </w:rPr>
        <w:t>Science</w:t>
      </w:r>
      <w:r w:rsidRPr="007901B9">
        <w:rPr>
          <w:rFonts w:ascii="Times New Roman" w:hAnsi="Times New Roman" w:cs="Times New Roman"/>
          <w:sz w:val="18"/>
          <w:szCs w:val="18"/>
        </w:rPr>
        <w:t>, 356(6334), 2017, pp. 183-186, at p. 183.</w:t>
      </w:r>
    </w:p>
  </w:footnote>
  <w:footnote w:id="57">
    <w:p w14:paraId="08911EF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184. The passage continues: “Notice that the word embeddings ‘know’ these properties of flowers, insects, musical instruments, and weapons with no direct experience of the world.” The absence of referential grounding makes the result more, not less, significant for the thesis’s argument: all semantic structure in the model derives from distributional patterns alone.</w:t>
      </w:r>
    </w:p>
  </w:footnote>
  <w:footnote w:id="58">
    <w:p w14:paraId="425D04A7"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GARG, N., SCHIEBINGER, L., JURAFSKY, D., and ZOU, J., “Word Embeddings Quantify 100 Years of Gender and Ethnic Stereotypes,” </w:t>
      </w:r>
      <w:r w:rsidRPr="007901B9">
        <w:rPr>
          <w:rFonts w:ascii="Times New Roman" w:hAnsi="Times New Roman" w:cs="Times New Roman"/>
          <w:i/>
          <w:sz w:val="18"/>
          <w:szCs w:val="18"/>
        </w:rPr>
        <w:t>Proceedings of the National Academy of Sciences</w:t>
      </w:r>
      <w:r w:rsidRPr="007901B9">
        <w:rPr>
          <w:rFonts w:ascii="Times New Roman" w:hAnsi="Times New Roman" w:cs="Times New Roman"/>
          <w:sz w:val="18"/>
          <w:szCs w:val="18"/>
        </w:rPr>
        <w:t>, 115(16), 2018, pp. E3635-E3644, at pp. E3637-E3638.</w:t>
      </w:r>
    </w:p>
  </w:footnote>
  <w:footnote w:id="59">
    <w:p w14:paraId="0588533D"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E3636: “Embeddings thus provide an important new quantitative metric which complements existing (more qualitative) linguistic and sociological analyses of biases.” The formulation captures the epistemological position of the present thesis exactly: embedding spaces do not replace hermeneutic interpretation but supplement it with measurable structure.</w:t>
      </w:r>
    </w:p>
  </w:footnote>
  <w:footnote w:id="60">
    <w:p w14:paraId="59EDF318"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HAMILTON, W. L., LESKOVEC, J., and JURAFSKY, D., “Diachronic Word Embeddings Reveal Statistical Laws of Semantic Change,” in </w:t>
      </w:r>
      <w:r w:rsidRPr="007901B9">
        <w:rPr>
          <w:rFonts w:ascii="Times New Roman" w:hAnsi="Times New Roman" w:cs="Times New Roman"/>
          <w:i/>
          <w:sz w:val="18"/>
          <w:szCs w:val="18"/>
        </w:rPr>
        <w:t>Proceedings of the 54th Annual Meeting of the Association for Computational Linguistics (ACL 2016)</w:t>
      </w:r>
      <w:r w:rsidRPr="007901B9">
        <w:rPr>
          <w:rFonts w:ascii="Times New Roman" w:hAnsi="Times New Roman" w:cs="Times New Roman"/>
          <w:sz w:val="18"/>
          <w:szCs w:val="18"/>
        </w:rPr>
        <w:t>, 2016, pp. 1489-1501.</w:t>
      </w:r>
    </w:p>
  </w:footnote>
  <w:footnote w:id="61">
    <w:p w14:paraId="1893D8CE"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BOLUKBASI, T., CHANG, K.-W., ZOU, J. Y., SALIGRAMA, V., and KALAI, A. T., “Man is to Computer Programmer as Woman is to Homemaker? Debiasing Word Embeddings,” in </w:t>
      </w:r>
      <w:r w:rsidRPr="007901B9">
        <w:rPr>
          <w:rFonts w:ascii="Times New Roman" w:hAnsi="Times New Roman" w:cs="Times New Roman"/>
          <w:i/>
          <w:sz w:val="18"/>
          <w:szCs w:val="18"/>
        </w:rPr>
        <w:t>Advances in Neural Information Processing Systems 29 (</w:t>
      </w:r>
      <w:proofErr w:type="spellStart"/>
      <w:r w:rsidRPr="007901B9">
        <w:rPr>
          <w:rFonts w:ascii="Times New Roman" w:hAnsi="Times New Roman" w:cs="Times New Roman"/>
          <w:i/>
          <w:sz w:val="18"/>
          <w:szCs w:val="18"/>
        </w:rPr>
        <w:t>NeurIPS</w:t>
      </w:r>
      <w:proofErr w:type="spellEnd"/>
      <w:r w:rsidRPr="007901B9">
        <w:rPr>
          <w:rFonts w:ascii="Times New Roman" w:hAnsi="Times New Roman" w:cs="Times New Roman"/>
          <w:i/>
          <w:sz w:val="18"/>
          <w:szCs w:val="18"/>
        </w:rPr>
        <w:t xml:space="preserve"> 2016)</w:t>
      </w:r>
      <w:r w:rsidRPr="007901B9">
        <w:rPr>
          <w:rFonts w:ascii="Times New Roman" w:hAnsi="Times New Roman" w:cs="Times New Roman"/>
          <w:sz w:val="18"/>
          <w:szCs w:val="18"/>
        </w:rPr>
        <w:t>, 2016, pp. 4349-4357.</w:t>
      </w:r>
    </w:p>
  </w:footnote>
  <w:footnote w:id="62">
    <w:p w14:paraId="7AF11EB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most common alignment strategies include shared </w:t>
      </w:r>
      <w:proofErr w:type="spellStart"/>
      <w:r w:rsidRPr="007901B9">
        <w:rPr>
          <w:rFonts w:ascii="Times New Roman" w:hAnsi="Times New Roman" w:cs="Times New Roman"/>
          <w:sz w:val="18"/>
          <w:szCs w:val="18"/>
        </w:rPr>
        <w:t>subword</w:t>
      </w:r>
      <w:proofErr w:type="spellEnd"/>
      <w:r w:rsidRPr="007901B9">
        <w:rPr>
          <w:rFonts w:ascii="Times New Roman" w:hAnsi="Times New Roman" w:cs="Times New Roman"/>
          <w:sz w:val="18"/>
          <w:szCs w:val="18"/>
        </w:rPr>
        <w:t xml:space="preserve"> vocabularies (as in multilingual BERT), translation language modelling with parallel corpora (as in XLM), and distillation from a teacher model trained on translation pairs. In each case, the alignment is a training objective, not an empirical finding. See CONNEAU, A. and LAMPLE, G., “Cross-lingual Language Model Pretraining,” in </w:t>
      </w:r>
      <w:r w:rsidRPr="007901B9">
        <w:rPr>
          <w:rFonts w:ascii="Times New Roman" w:hAnsi="Times New Roman" w:cs="Times New Roman"/>
          <w:i/>
          <w:sz w:val="18"/>
          <w:szCs w:val="18"/>
        </w:rPr>
        <w:t>Advances in Neural Information Processing Systems 32 (</w:t>
      </w:r>
      <w:proofErr w:type="spellStart"/>
      <w:r w:rsidRPr="007901B9">
        <w:rPr>
          <w:rFonts w:ascii="Times New Roman" w:hAnsi="Times New Roman" w:cs="Times New Roman"/>
          <w:i/>
          <w:sz w:val="18"/>
          <w:szCs w:val="18"/>
        </w:rPr>
        <w:t>NeurIPS</w:t>
      </w:r>
      <w:proofErr w:type="spellEnd"/>
      <w:r w:rsidRPr="007901B9">
        <w:rPr>
          <w:rFonts w:ascii="Times New Roman" w:hAnsi="Times New Roman" w:cs="Times New Roman"/>
          <w:i/>
          <w:sz w:val="18"/>
          <w:szCs w:val="18"/>
        </w:rPr>
        <w:t xml:space="preserve"> 2019)</w:t>
      </w:r>
      <w:r w:rsidRPr="007901B9">
        <w:rPr>
          <w:rFonts w:ascii="Times New Roman" w:hAnsi="Times New Roman" w:cs="Times New Roman"/>
          <w:sz w:val="18"/>
          <w:szCs w:val="18"/>
        </w:rPr>
        <w:t>, 2019, pp. 7059-7069.</w:t>
      </w:r>
    </w:p>
  </w:footnote>
  <w:footnote w:id="63">
    <w:p w14:paraId="0F334D9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SHEPARD, R.N. and CHIPMAN, S., “Second-order isomorphism of internal representations: Shapes of states,” </w:t>
      </w:r>
      <w:r w:rsidRPr="007901B9">
        <w:rPr>
          <w:rFonts w:ascii="Times New Roman" w:hAnsi="Times New Roman" w:cs="Times New Roman"/>
          <w:i/>
          <w:sz w:val="18"/>
          <w:szCs w:val="18"/>
        </w:rPr>
        <w:t>Cognitive Psychology</w:t>
      </w:r>
      <w:r w:rsidRPr="007901B9">
        <w:rPr>
          <w:rFonts w:ascii="Times New Roman" w:hAnsi="Times New Roman" w:cs="Times New Roman"/>
          <w:sz w:val="18"/>
          <w:szCs w:val="18"/>
        </w:rPr>
        <w:t>, 1(1), 1970, pp. 1-17.</w:t>
      </w:r>
    </w:p>
  </w:footnote>
  <w:footnote w:id="64">
    <w:p w14:paraId="3E3337F2"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2. The formulation has become canonical: Edelman (1998) quotes it verbatim (p. 450), and </w:t>
      </w:r>
      <w:proofErr w:type="spellStart"/>
      <w:r w:rsidRPr="007901B9">
        <w:rPr>
          <w:rFonts w:ascii="Times New Roman" w:hAnsi="Times New Roman" w:cs="Times New Roman"/>
          <w:sz w:val="18"/>
          <w:szCs w:val="18"/>
        </w:rPr>
        <w:t>Kriegeskorte</w:t>
      </w:r>
      <w:proofErr w:type="spellEnd"/>
      <w:r w:rsidRPr="007901B9">
        <w:rPr>
          <w:rFonts w:ascii="Times New Roman" w:hAnsi="Times New Roman" w:cs="Times New Roman"/>
          <w:sz w:val="18"/>
          <w:szCs w:val="18"/>
        </w:rPr>
        <w:t xml:space="preserve">, Mur, and </w:t>
      </w:r>
      <w:proofErr w:type="spellStart"/>
      <w:r w:rsidRPr="007901B9">
        <w:rPr>
          <w:rFonts w:ascii="Times New Roman" w:hAnsi="Times New Roman" w:cs="Times New Roman"/>
          <w:sz w:val="18"/>
          <w:szCs w:val="18"/>
        </w:rPr>
        <w:t>Bandettini</w:t>
      </w:r>
      <w:proofErr w:type="spellEnd"/>
      <w:r w:rsidRPr="007901B9">
        <w:rPr>
          <w:rFonts w:ascii="Times New Roman" w:hAnsi="Times New Roman" w:cs="Times New Roman"/>
          <w:sz w:val="18"/>
          <w:szCs w:val="18"/>
        </w:rPr>
        <w:t xml:space="preserve"> (2008) cite it as the conceptual foundation of RSA.</w:t>
      </w:r>
    </w:p>
  </w:footnote>
  <w:footnote w:id="65">
    <w:p w14:paraId="4DF62651"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2. The example is pedagogically effective because it crosses sensory modalities: the “taste of persimmon” is maximally distant from the shape of a square not on any single dimension, but across the entire representational space. The distance is relational, not dimensional.</w:t>
      </w:r>
    </w:p>
  </w:footnote>
  <w:footnote w:id="66">
    <w:p w14:paraId="7728BE6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EDELMAN, S., “Representation is representation of similarities,” </w:t>
      </w:r>
      <w:r w:rsidRPr="007901B9">
        <w:rPr>
          <w:rFonts w:ascii="Times New Roman" w:hAnsi="Times New Roman" w:cs="Times New Roman"/>
          <w:i/>
          <w:sz w:val="18"/>
          <w:szCs w:val="18"/>
        </w:rPr>
        <w:t>Behavioral and Brain Sciences</w:t>
      </w:r>
      <w:r w:rsidRPr="007901B9">
        <w:rPr>
          <w:rFonts w:ascii="Times New Roman" w:hAnsi="Times New Roman" w:cs="Times New Roman"/>
          <w:sz w:val="18"/>
          <w:szCs w:val="18"/>
        </w:rPr>
        <w:t xml:space="preserve">, 21(4), 1998, pp. 449-498, at p. 451. Edelman’s formulation </w:t>
      </w:r>
      <w:proofErr w:type="spellStart"/>
      <w:r w:rsidRPr="007901B9">
        <w:rPr>
          <w:rFonts w:ascii="Times New Roman" w:hAnsi="Times New Roman" w:cs="Times New Roman"/>
          <w:sz w:val="18"/>
          <w:szCs w:val="18"/>
        </w:rPr>
        <w:t>generalises</w:t>
      </w:r>
      <w:proofErr w:type="spellEnd"/>
      <w:r w:rsidRPr="007901B9">
        <w:rPr>
          <w:rFonts w:ascii="Times New Roman" w:hAnsi="Times New Roman" w:cs="Times New Roman"/>
          <w:sz w:val="18"/>
          <w:szCs w:val="18"/>
        </w:rPr>
        <w:t xml:space="preserve"> Shepard’s principle from the specific case of state shapes to a theory of neural representation as such. His argument is that the brain does not build internal models of objects; it builds a space of </w:t>
      </w:r>
      <w:r w:rsidRPr="007901B9">
        <w:rPr>
          <w:rFonts w:ascii="Times New Roman" w:hAnsi="Times New Roman" w:cs="Times New Roman"/>
          <w:i/>
          <w:sz w:val="18"/>
          <w:szCs w:val="18"/>
        </w:rPr>
        <w:t>similarities among objects</w:t>
      </w:r>
      <w:r w:rsidRPr="007901B9">
        <w:rPr>
          <w:rFonts w:ascii="Times New Roman" w:hAnsi="Times New Roman" w:cs="Times New Roman"/>
          <w:sz w:val="18"/>
          <w:szCs w:val="18"/>
        </w:rPr>
        <w:t>, and this space is the representation.</w:t>
      </w:r>
    </w:p>
  </w:footnote>
  <w:footnote w:id="67">
    <w:p w14:paraId="711C579E"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KRIEGESKORTE, N., MUR, M. and BANDETTINI, P., “Representational similarity analysis: connecting the branches of systems neuroscience,” </w:t>
      </w:r>
      <w:r w:rsidRPr="007901B9">
        <w:rPr>
          <w:rFonts w:ascii="Times New Roman" w:hAnsi="Times New Roman" w:cs="Times New Roman"/>
          <w:i/>
          <w:sz w:val="18"/>
          <w:szCs w:val="18"/>
        </w:rPr>
        <w:t>Frontiers in Systems Neuroscience</w:t>
      </w:r>
      <w:r w:rsidRPr="007901B9">
        <w:rPr>
          <w:rFonts w:ascii="Times New Roman" w:hAnsi="Times New Roman" w:cs="Times New Roman"/>
          <w:sz w:val="18"/>
          <w:szCs w:val="18"/>
        </w:rPr>
        <w:t>, 2(4), 2008, pp. 1-28. The paper proposed RSA as a framework for comparing representations across brain regions (measured by fMRI), species (human vs. monkey), and computational models (neural networks, feature-based models). The ambition was explicitly integrative: RSA would provide a “common language” for the fragmented branches of systems neuroscience.</w:t>
      </w:r>
    </w:p>
  </w:footnote>
  <w:footnote w:id="68">
    <w:p w14:paraId="675A3411"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4. The sentence confirms the direct intellectual lineage: RSA is the </w:t>
      </w:r>
      <w:proofErr w:type="spellStart"/>
      <w:r w:rsidRPr="007901B9">
        <w:rPr>
          <w:rFonts w:ascii="Times New Roman" w:hAnsi="Times New Roman" w:cs="Times New Roman"/>
          <w:sz w:val="18"/>
          <w:szCs w:val="18"/>
        </w:rPr>
        <w:t>operationalisation</w:t>
      </w:r>
      <w:proofErr w:type="spellEnd"/>
      <w:r w:rsidRPr="007901B9">
        <w:rPr>
          <w:rFonts w:ascii="Times New Roman" w:hAnsi="Times New Roman" w:cs="Times New Roman"/>
          <w:sz w:val="18"/>
          <w:szCs w:val="18"/>
        </w:rPr>
        <w:t xml:space="preserve"> of second-order isomorphism.</w:t>
      </w:r>
    </w:p>
  </w:footnote>
  <w:footnote w:id="69">
    <w:p w14:paraId="0A8C7122"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NILI, H., WINGFIELD, C., WALTHER, A., SU, L., MARSLEN-WILSON, W. and KRIEGESKORTE, N., “A toolbox for representational similarity analysis,” </w:t>
      </w:r>
      <w:proofErr w:type="spellStart"/>
      <w:r w:rsidRPr="007901B9">
        <w:rPr>
          <w:rFonts w:ascii="Times New Roman" w:hAnsi="Times New Roman" w:cs="Times New Roman"/>
          <w:i/>
          <w:sz w:val="18"/>
          <w:szCs w:val="18"/>
        </w:rPr>
        <w:t>PLoS</w:t>
      </w:r>
      <w:proofErr w:type="spellEnd"/>
      <w:r w:rsidRPr="007901B9">
        <w:rPr>
          <w:rFonts w:ascii="Times New Roman" w:hAnsi="Times New Roman" w:cs="Times New Roman"/>
          <w:i/>
          <w:sz w:val="18"/>
          <w:szCs w:val="18"/>
        </w:rPr>
        <w:t xml:space="preserve"> Computational Biology</w:t>
      </w:r>
      <w:r w:rsidRPr="007901B9">
        <w:rPr>
          <w:rFonts w:ascii="Times New Roman" w:hAnsi="Times New Roman" w:cs="Times New Roman"/>
          <w:sz w:val="18"/>
          <w:szCs w:val="18"/>
        </w:rPr>
        <w:t xml:space="preserve">, 10(4), 2014, e1003553, at p. 2. Nili et al. codified the RSA methodology into a </w:t>
      </w:r>
      <w:proofErr w:type="spellStart"/>
      <w:r w:rsidRPr="007901B9">
        <w:rPr>
          <w:rFonts w:ascii="Times New Roman" w:hAnsi="Times New Roman" w:cs="Times New Roman"/>
          <w:sz w:val="18"/>
          <w:szCs w:val="18"/>
        </w:rPr>
        <w:t>standardised</w:t>
      </w:r>
      <w:proofErr w:type="spellEnd"/>
      <w:r w:rsidRPr="007901B9">
        <w:rPr>
          <w:rFonts w:ascii="Times New Roman" w:hAnsi="Times New Roman" w:cs="Times New Roman"/>
          <w:sz w:val="18"/>
          <w:szCs w:val="18"/>
        </w:rPr>
        <w:t xml:space="preserve"> toolbox with recommended statistical procedures.</w:t>
      </w:r>
    </w:p>
  </w:footnote>
  <w:footnote w:id="70">
    <w:p w14:paraId="48DCC99E"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KRIEGESKORTE, MUR, and BANDETTINI (2008), p. 4. The phrase “abstract from the spatial layout” is the key: dimensionality, axis orientation, and absolute position are discarded. Only the relational structure survives.</w:t>
      </w:r>
    </w:p>
  </w:footnote>
  <w:footnote w:id="71">
    <w:p w14:paraId="592F88F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pp. 10-11: “For the models we use here, we do not wish to assume a linear match between dissimilarity matrices. We therefore use the Spearman rank correlation coefficient to compare them.” The rank transformation ensures that the comparison is sensitive to the </w:t>
      </w:r>
      <w:r w:rsidRPr="007901B9">
        <w:rPr>
          <w:rFonts w:ascii="Times New Roman" w:hAnsi="Times New Roman" w:cs="Times New Roman"/>
          <w:i/>
          <w:sz w:val="18"/>
          <w:szCs w:val="18"/>
        </w:rPr>
        <w:t>ordering</w:t>
      </w:r>
      <w:r w:rsidRPr="007901B9">
        <w:rPr>
          <w:rFonts w:ascii="Times New Roman" w:hAnsi="Times New Roman" w:cs="Times New Roman"/>
          <w:sz w:val="18"/>
          <w:szCs w:val="18"/>
        </w:rPr>
        <w:t xml:space="preserve"> of distances, not their absolute scale, a property that is essential when comparing spaces produced by different model architectures with different distance scales.</w:t>
      </w:r>
    </w:p>
  </w:footnote>
  <w:footnote w:id="72">
    <w:p w14:paraId="0FA55787"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11: “We therefore suggest testing the relatedness of dissimilarity matrices by randomizing the condition labels. We choose a random permutation of the conditions, reorder rows and columns of one of the two dissimilarity matrices to be compared according to this </w:t>
      </w:r>
      <w:proofErr w:type="gramStart"/>
      <w:r w:rsidRPr="007901B9">
        <w:rPr>
          <w:rFonts w:ascii="Times New Roman" w:hAnsi="Times New Roman" w:cs="Times New Roman"/>
          <w:sz w:val="18"/>
          <w:szCs w:val="18"/>
        </w:rPr>
        <w:t>permutation, and</w:t>
      </w:r>
      <w:proofErr w:type="gramEnd"/>
      <w:r w:rsidRPr="007901B9">
        <w:rPr>
          <w:rFonts w:ascii="Times New Roman" w:hAnsi="Times New Roman" w:cs="Times New Roman"/>
          <w:sz w:val="18"/>
          <w:szCs w:val="18"/>
        </w:rPr>
        <w:t xml:space="preserve"> compute the correlation. Repeating this step many times (e.g., 10,000 times), we obtain a distribution of correlations simulating the null hypothesis that the two dissimilarity matrices are unrelated.” This procedure is equivalent to the Mantel test (MANTEL, N., “The detection of disease clustering and a generalized regression approach,” </w:t>
      </w:r>
      <w:r w:rsidRPr="007901B9">
        <w:rPr>
          <w:rFonts w:ascii="Times New Roman" w:hAnsi="Times New Roman" w:cs="Times New Roman"/>
          <w:i/>
          <w:sz w:val="18"/>
          <w:szCs w:val="18"/>
        </w:rPr>
        <w:t>Cancer Research</w:t>
      </w:r>
      <w:r w:rsidRPr="007901B9">
        <w:rPr>
          <w:rFonts w:ascii="Times New Roman" w:hAnsi="Times New Roman" w:cs="Times New Roman"/>
          <w:sz w:val="18"/>
          <w:szCs w:val="18"/>
        </w:rPr>
        <w:t>, 27(2), 1967, pp. 209-220), adapted from spatial statistics to representational geometry.</w:t>
      </w:r>
    </w:p>
  </w:footnote>
  <w:footnote w:id="73">
    <w:p w14:paraId="551B7E94"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DIEDRICHSEN, J. and KRIEGESKORTE, N., “Representational models: A common framework for understanding encoding, pattern-component, and representational-similarity analysis,” </w:t>
      </w:r>
      <w:proofErr w:type="spellStart"/>
      <w:r w:rsidRPr="007901B9">
        <w:rPr>
          <w:rFonts w:ascii="Times New Roman" w:hAnsi="Times New Roman" w:cs="Times New Roman"/>
          <w:i/>
          <w:sz w:val="18"/>
          <w:szCs w:val="18"/>
        </w:rPr>
        <w:t>PLoS</w:t>
      </w:r>
      <w:proofErr w:type="spellEnd"/>
      <w:r w:rsidRPr="007901B9">
        <w:rPr>
          <w:rFonts w:ascii="Times New Roman" w:hAnsi="Times New Roman" w:cs="Times New Roman"/>
          <w:i/>
          <w:sz w:val="18"/>
          <w:szCs w:val="18"/>
        </w:rPr>
        <w:t xml:space="preserve"> Computational Biology</w:t>
      </w:r>
      <w:r w:rsidRPr="007901B9">
        <w:rPr>
          <w:rFonts w:ascii="Times New Roman" w:hAnsi="Times New Roman" w:cs="Times New Roman"/>
          <w:sz w:val="18"/>
          <w:szCs w:val="18"/>
        </w:rPr>
        <w:t>, 13(4), 2017, e1005508, at p. 3.</w:t>
      </w:r>
    </w:p>
  </w:footnote>
  <w:footnote w:id="74">
    <w:p w14:paraId="1AD3D7DF"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Diedrichsen and </w:t>
      </w:r>
      <w:proofErr w:type="spellStart"/>
      <w:r w:rsidRPr="007901B9">
        <w:rPr>
          <w:rFonts w:ascii="Times New Roman" w:hAnsi="Times New Roman" w:cs="Times New Roman"/>
          <w:sz w:val="18"/>
          <w:szCs w:val="18"/>
        </w:rPr>
        <w:t>Kriegeskorte</w:t>
      </w:r>
      <w:proofErr w:type="spellEnd"/>
      <w:r w:rsidRPr="007901B9">
        <w:rPr>
          <w:rFonts w:ascii="Times New Roman" w:hAnsi="Times New Roman" w:cs="Times New Roman"/>
          <w:sz w:val="18"/>
          <w:szCs w:val="18"/>
        </w:rPr>
        <w:t xml:space="preserve"> further showed that three previously distinct analysis methods (encoding analysis, pattern-component modelling, and RSA) all evaluate the same mathematical object: the second moment of the distribution of activity profiles. The convergence of methods onto a single underlying quantity reinforces the claim that the RDM captures something fundamental about representational structure, not merely one perspective among many.</w:t>
      </w:r>
    </w:p>
  </w:footnote>
  <w:footnote w:id="75">
    <w:p w14:paraId="4C0D534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SHEPARD and CHIPMAN (1970), p. 17. The passage continues with a quotation from Garner: “the factors known in perception are properties of sets of stimuli, not properties of individual stimuli” (GARNER, W. R., “To perceive is to know,” </w:t>
      </w:r>
      <w:r w:rsidRPr="007901B9">
        <w:rPr>
          <w:rFonts w:ascii="Times New Roman" w:hAnsi="Times New Roman" w:cs="Times New Roman"/>
          <w:i/>
          <w:sz w:val="18"/>
          <w:szCs w:val="18"/>
        </w:rPr>
        <w:t>American Psychologist</w:t>
      </w:r>
      <w:r w:rsidRPr="007901B9">
        <w:rPr>
          <w:rFonts w:ascii="Times New Roman" w:hAnsi="Times New Roman" w:cs="Times New Roman"/>
          <w:sz w:val="18"/>
          <w:szCs w:val="18"/>
        </w:rPr>
        <w:t>, 21(1), 1966, p. 11). The principle applies with equal force to legal concepts in embedding spaces: the meaningful information is in the set of relations, not in any single vector.</w:t>
      </w:r>
    </w:p>
  </w:footnote>
  <w:footnote w:id="76">
    <w:p w14:paraId="36401598"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ACEVES, P. and EVANS, J.A., “Mobilizing conceptual spaces: How word embedding models can inform measurement and theory within organization science,” </w:t>
      </w:r>
      <w:r w:rsidRPr="007901B9">
        <w:rPr>
          <w:rFonts w:ascii="Times New Roman" w:hAnsi="Times New Roman" w:cs="Times New Roman"/>
          <w:i/>
          <w:sz w:val="18"/>
          <w:szCs w:val="18"/>
        </w:rPr>
        <w:t>Organization Science</w:t>
      </w:r>
      <w:r w:rsidRPr="007901B9">
        <w:rPr>
          <w:rFonts w:ascii="Times New Roman" w:hAnsi="Times New Roman" w:cs="Times New Roman"/>
          <w:sz w:val="18"/>
          <w:szCs w:val="18"/>
        </w:rPr>
        <w:t>, Articles in Advance, 2023, pp. 1-27, at p. 2.</w:t>
      </w:r>
    </w:p>
  </w:footnote>
  <w:footnote w:id="77">
    <w:p w14:paraId="53894368" w14:textId="231B9070"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resonance with Savigny’s </w:t>
      </w:r>
      <w:proofErr w:type="spellStart"/>
      <w:r w:rsidRPr="007901B9">
        <w:rPr>
          <w:rFonts w:ascii="Times New Roman" w:hAnsi="Times New Roman" w:cs="Times New Roman"/>
          <w:i/>
          <w:sz w:val="18"/>
          <w:szCs w:val="18"/>
        </w:rPr>
        <w:t>Volksgeist</w:t>
      </w:r>
      <w:proofErr w:type="spellEnd"/>
      <w:r w:rsidRPr="007901B9">
        <w:rPr>
          <w:rFonts w:ascii="Times New Roman" w:hAnsi="Times New Roman" w:cs="Times New Roman"/>
          <w:sz w:val="18"/>
          <w:szCs w:val="18"/>
        </w:rPr>
        <w:t xml:space="preserve"> doctrine (1.2) is not accidental. If law, like language, emerges from the collective consciousness of a people (SAVIGNY, </w:t>
      </w:r>
      <w:r w:rsidRPr="007901B9">
        <w:rPr>
          <w:rFonts w:ascii="Times New Roman" w:hAnsi="Times New Roman" w:cs="Times New Roman"/>
          <w:i/>
          <w:sz w:val="18"/>
          <w:szCs w:val="18"/>
        </w:rPr>
        <w:t>System</w:t>
      </w:r>
      <w:r w:rsidRPr="007901B9">
        <w:rPr>
          <w:rFonts w:ascii="Times New Roman" w:hAnsi="Times New Roman" w:cs="Times New Roman"/>
          <w:sz w:val="18"/>
          <w:szCs w:val="18"/>
        </w:rPr>
        <w:t xml:space="preserve"> cit., 7), then a computational model trained on that people’s linguistic output is, in a precise sense, a statistical sediment of its </w:t>
      </w:r>
      <w:proofErr w:type="spellStart"/>
      <w:r w:rsidRPr="007901B9">
        <w:rPr>
          <w:rFonts w:ascii="Times New Roman" w:hAnsi="Times New Roman" w:cs="Times New Roman"/>
          <w:i/>
          <w:sz w:val="18"/>
          <w:szCs w:val="18"/>
        </w:rPr>
        <w:t>Volksgeist</w:t>
      </w:r>
      <w:proofErr w:type="spellEnd"/>
      <w:r w:rsidRPr="007901B9">
        <w:rPr>
          <w:rFonts w:ascii="Times New Roman" w:hAnsi="Times New Roman" w:cs="Times New Roman"/>
          <w:sz w:val="18"/>
          <w:szCs w:val="18"/>
        </w:rPr>
        <w:t xml:space="preserve">. One could advance the stronger, ontological claim that the model </w:t>
      </w:r>
      <w:r w:rsidRPr="007901B9">
        <w:rPr>
          <w:rFonts w:ascii="Times New Roman" w:hAnsi="Times New Roman" w:cs="Times New Roman"/>
          <w:i/>
          <w:sz w:val="18"/>
          <w:szCs w:val="18"/>
        </w:rPr>
        <w:t>is</w:t>
      </w:r>
      <w:r w:rsidRPr="007901B9">
        <w:rPr>
          <w:rFonts w:ascii="Times New Roman" w:hAnsi="Times New Roman" w:cs="Times New Roman"/>
          <w:sz w:val="18"/>
          <w:szCs w:val="18"/>
        </w:rPr>
        <w:t xml:space="preserve"> a </w:t>
      </w:r>
      <w:proofErr w:type="spellStart"/>
      <w:r w:rsidRPr="007901B9">
        <w:rPr>
          <w:rFonts w:ascii="Times New Roman" w:hAnsi="Times New Roman" w:cs="Times New Roman"/>
          <w:sz w:val="18"/>
          <w:szCs w:val="18"/>
        </w:rPr>
        <w:t>crystallisation</w:t>
      </w:r>
      <w:proofErr w:type="spellEnd"/>
      <w:r w:rsidRPr="007901B9">
        <w:rPr>
          <w:rFonts w:ascii="Times New Roman" w:hAnsi="Times New Roman" w:cs="Times New Roman"/>
          <w:sz w:val="18"/>
          <w:szCs w:val="18"/>
        </w:rPr>
        <w:t xml:space="preserve"> of that collective consciousness. The present thesis makes the weaker, epistemological claim: the embedding space is not the </w:t>
      </w:r>
      <w:proofErr w:type="spellStart"/>
      <w:r w:rsidRPr="007901B9">
        <w:rPr>
          <w:rFonts w:ascii="Times New Roman" w:hAnsi="Times New Roman" w:cs="Times New Roman"/>
          <w:i/>
          <w:sz w:val="18"/>
          <w:szCs w:val="18"/>
        </w:rPr>
        <w:t>Volksgeist</w:t>
      </w:r>
      <w:proofErr w:type="spellEnd"/>
      <w:r w:rsidRPr="007901B9">
        <w:rPr>
          <w:rFonts w:ascii="Times New Roman" w:hAnsi="Times New Roman" w:cs="Times New Roman"/>
          <w:sz w:val="18"/>
          <w:szCs w:val="18"/>
        </w:rPr>
        <w:t xml:space="preserve"> itself but an instrument through which certain properties of its semantic </w:t>
      </w:r>
      <w:proofErr w:type="spellStart"/>
      <w:r w:rsidRPr="007901B9">
        <w:rPr>
          <w:rFonts w:ascii="Times New Roman" w:hAnsi="Times New Roman" w:cs="Times New Roman"/>
          <w:sz w:val="18"/>
          <w:szCs w:val="18"/>
        </w:rPr>
        <w:t>organisation</w:t>
      </w:r>
      <w:proofErr w:type="spellEnd"/>
      <w:r w:rsidRPr="007901B9">
        <w:rPr>
          <w:rFonts w:ascii="Times New Roman" w:hAnsi="Times New Roman" w:cs="Times New Roman"/>
          <w:sz w:val="18"/>
          <w:szCs w:val="18"/>
        </w:rPr>
        <w:t xml:space="preserve"> can be observed and measured.</w:t>
      </w:r>
    </w:p>
  </w:footnote>
  <w:footnote w:id="78">
    <w:p w14:paraId="53EBC8CB"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BHUPATIRAJU, S., CHEN, D.L. and VENKATARAMANAN, K., “Mapping the geometry of law using natural language processing,” </w:t>
      </w:r>
      <w:r w:rsidRPr="007901B9">
        <w:rPr>
          <w:rFonts w:ascii="Times New Roman" w:hAnsi="Times New Roman" w:cs="Times New Roman"/>
          <w:i/>
          <w:sz w:val="18"/>
          <w:szCs w:val="18"/>
        </w:rPr>
        <w:t>European Journal of Empirical Legal Studies</w:t>
      </w:r>
      <w:r w:rsidRPr="007901B9">
        <w:rPr>
          <w:rFonts w:ascii="Times New Roman" w:hAnsi="Times New Roman" w:cs="Times New Roman"/>
          <w:sz w:val="18"/>
          <w:szCs w:val="18"/>
        </w:rPr>
        <w:t>, 1(1), 2024, pp. 49-68, at p. 49. The title of their paper, “Mapping the geometry of law,” is itself indicative: the spatial metaphor has entered the legal NLP literature. What remains missing, and what the present thesis provides, is the epistemological justification for treating this geometry as a legitimate object of legal knowledge rather than merely a convenient computational representation.</w:t>
      </w:r>
    </w:p>
  </w:footnote>
  <w:footnote w:id="79">
    <w:p w14:paraId="1782EFB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EDELMAN (1998), p. 452. The hierarchy distinguishes: (1) distinction-preserving representations (which merely keep stimuli apart), (2) nearest-</w:t>
      </w:r>
      <w:proofErr w:type="spellStart"/>
      <w:r w:rsidRPr="007901B9">
        <w:rPr>
          <w:rFonts w:ascii="Times New Roman" w:hAnsi="Times New Roman" w:cs="Times New Roman"/>
          <w:sz w:val="18"/>
          <w:szCs w:val="18"/>
        </w:rPr>
        <w:t>neighbour</w:t>
      </w:r>
      <w:proofErr w:type="spellEnd"/>
      <w:r w:rsidRPr="007901B9">
        <w:rPr>
          <w:rFonts w:ascii="Times New Roman" w:hAnsi="Times New Roman" w:cs="Times New Roman"/>
          <w:sz w:val="18"/>
          <w:szCs w:val="18"/>
        </w:rPr>
        <w:t xml:space="preserve"> preserving representations (which maintain local structure), and (3) similarity-spectrum preserving representations (which maintain the full pattern of pairwise relations). The experimental chapters of this thesis test progressively higher levels of this hierarchy.</w:t>
      </w:r>
    </w:p>
  </w:footnote>
  <w:footnote w:id="80">
    <w:p w14:paraId="1531E18C"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ACEVES and EVANS (2023), p. 6. The full passage draws an explicit parallel with psychometric methodology: “In the same way that structured psychological and anthropological elicitations assume that human conceptual understandings are not sufficiently interpretable and comparable ‘on their own,’ so do we argue that embedding models must be subject to structured measurements (like a psychometric questionnaire offered to human subjects) to render their conceptual landscape interpretable.” The analogy is apt: the embedding space, like the human mind, does not yield its structure to casual inspection. It requires systematic probing.</w:t>
      </w:r>
    </w:p>
  </w:footnote>
  <w:footnote w:id="81">
    <w:p w14:paraId="35A66A96"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phrase </w:t>
      </w:r>
      <w:proofErr w:type="spellStart"/>
      <w:r w:rsidRPr="007901B9">
        <w:rPr>
          <w:rFonts w:ascii="Times New Roman" w:hAnsi="Times New Roman" w:cs="Times New Roman"/>
          <w:i/>
          <w:sz w:val="18"/>
          <w:szCs w:val="18"/>
        </w:rPr>
        <w:t>quod</w:t>
      </w:r>
      <w:proofErr w:type="spellEnd"/>
      <w:r w:rsidRPr="007901B9">
        <w:rPr>
          <w:rFonts w:ascii="Times New Roman" w:hAnsi="Times New Roman" w:cs="Times New Roman"/>
          <w:i/>
          <w:sz w:val="18"/>
          <w:szCs w:val="18"/>
        </w:rPr>
        <w:t xml:space="preserve"> numeri </w:t>
      </w:r>
      <w:proofErr w:type="spellStart"/>
      <w:r w:rsidRPr="007901B9">
        <w:rPr>
          <w:rFonts w:ascii="Times New Roman" w:hAnsi="Times New Roman" w:cs="Times New Roman"/>
          <w:i/>
          <w:sz w:val="18"/>
          <w:szCs w:val="18"/>
        </w:rPr>
        <w:t>tacent</w:t>
      </w:r>
      <w:proofErr w:type="spellEnd"/>
      <w:r w:rsidRPr="007901B9">
        <w:rPr>
          <w:rFonts w:ascii="Times New Roman" w:hAnsi="Times New Roman" w:cs="Times New Roman"/>
          <w:sz w:val="18"/>
          <w:szCs w:val="18"/>
        </w:rPr>
        <w:t xml:space="preserve"> is adapted, with deliberate liberty, from the classical </w:t>
      </w:r>
      <w:proofErr w:type="spellStart"/>
      <w:r w:rsidRPr="007901B9">
        <w:rPr>
          <w:rFonts w:ascii="Times New Roman" w:hAnsi="Times New Roman" w:cs="Times New Roman"/>
          <w:i/>
          <w:sz w:val="18"/>
          <w:szCs w:val="18"/>
        </w:rPr>
        <w:t>quod</w:t>
      </w:r>
      <w:proofErr w:type="spellEnd"/>
      <w:r w:rsidRPr="007901B9">
        <w:rPr>
          <w:rFonts w:ascii="Times New Roman" w:hAnsi="Times New Roman" w:cs="Times New Roman"/>
          <w:i/>
          <w:sz w:val="18"/>
          <w:szCs w:val="18"/>
        </w:rPr>
        <w:t xml:space="preserve"> non est in </w:t>
      </w:r>
      <w:proofErr w:type="spellStart"/>
      <w:r w:rsidRPr="007901B9">
        <w:rPr>
          <w:rFonts w:ascii="Times New Roman" w:hAnsi="Times New Roman" w:cs="Times New Roman"/>
          <w:i/>
          <w:sz w:val="18"/>
          <w:szCs w:val="18"/>
        </w:rPr>
        <w:t>actis</w:t>
      </w:r>
      <w:proofErr w:type="spellEnd"/>
      <w:r w:rsidRPr="007901B9">
        <w:rPr>
          <w:rFonts w:ascii="Times New Roman" w:hAnsi="Times New Roman" w:cs="Times New Roman"/>
          <w:i/>
          <w:sz w:val="18"/>
          <w:szCs w:val="18"/>
        </w:rPr>
        <w:t xml:space="preserve"> non est in </w:t>
      </w:r>
      <w:proofErr w:type="spellStart"/>
      <w:r w:rsidRPr="007901B9">
        <w:rPr>
          <w:rFonts w:ascii="Times New Roman" w:hAnsi="Times New Roman" w:cs="Times New Roman"/>
          <w:i/>
          <w:sz w:val="18"/>
          <w:szCs w:val="18"/>
        </w:rPr>
        <w:t>mundo</w:t>
      </w:r>
      <w:proofErr w:type="spellEnd"/>
      <w:r w:rsidRPr="007901B9">
        <w:rPr>
          <w:rFonts w:ascii="Times New Roman" w:hAnsi="Times New Roman" w:cs="Times New Roman"/>
          <w:sz w:val="18"/>
          <w:szCs w:val="18"/>
        </w:rPr>
        <w:t>. Where the procedural maxim warns that what is not in the record does not exist for the court, the adapted form warns that what the numbers do not say does not exist for the instrument. The jurist’s task begins precisely where the number falls silent.</w:t>
      </w:r>
    </w:p>
  </w:footnote>
  <w:footnote w:id="82">
    <w:p w14:paraId="4C53D535" w14:textId="2E080A5C"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formulation transposes Savigny’s insight (1.2) into a computational key. If law has its root in the common consciousness of a people (</w:t>
      </w:r>
      <w:r w:rsidRPr="007901B9">
        <w:rPr>
          <w:rFonts w:ascii="Times New Roman" w:hAnsi="Times New Roman" w:cs="Times New Roman"/>
          <w:i/>
          <w:sz w:val="18"/>
          <w:szCs w:val="18"/>
        </w:rPr>
        <w:t>System</w:t>
      </w:r>
      <w:r w:rsidRPr="007901B9">
        <w:rPr>
          <w:rFonts w:ascii="Times New Roman" w:hAnsi="Times New Roman" w:cs="Times New Roman"/>
          <w:sz w:val="18"/>
          <w:szCs w:val="18"/>
        </w:rPr>
        <w:t xml:space="preserve"> cit., 7), and if language is the medium through which that consciousness expresses itself (Humboldt, </w:t>
      </w:r>
      <w:proofErr w:type="spellStart"/>
      <w:r w:rsidRPr="007901B9">
        <w:rPr>
          <w:rFonts w:ascii="Times New Roman" w:hAnsi="Times New Roman" w:cs="Times New Roman"/>
          <w:i/>
          <w:sz w:val="18"/>
          <w:szCs w:val="18"/>
        </w:rPr>
        <w:t>Über</w:t>
      </w:r>
      <w:proofErr w:type="spellEnd"/>
      <w:r w:rsidRPr="007901B9">
        <w:rPr>
          <w:rFonts w:ascii="Times New Roman" w:hAnsi="Times New Roman" w:cs="Times New Roman"/>
          <w:i/>
          <w:sz w:val="18"/>
          <w:szCs w:val="18"/>
        </w:rPr>
        <w:t xml:space="preserve"> die </w:t>
      </w:r>
      <w:proofErr w:type="spellStart"/>
      <w:r w:rsidRPr="007901B9">
        <w:rPr>
          <w:rFonts w:ascii="Times New Roman" w:hAnsi="Times New Roman" w:cs="Times New Roman"/>
          <w:i/>
          <w:sz w:val="18"/>
          <w:szCs w:val="18"/>
        </w:rPr>
        <w:t>Verschiedenheit</w:t>
      </w:r>
      <w:proofErr w:type="spellEnd"/>
      <w:r w:rsidRPr="007901B9">
        <w:rPr>
          <w:rFonts w:ascii="Times New Roman" w:hAnsi="Times New Roman" w:cs="Times New Roman"/>
          <w:sz w:val="18"/>
          <w:szCs w:val="18"/>
        </w:rPr>
        <w:t xml:space="preserve"> cit., 9), then a model trained exclusively on a given linguistic community’s texts absorbs, involuntarily, the semantic structure of that community’s conceptual world. The present thesis treats this absorption epistemologically: the model is not the </w:t>
      </w:r>
      <w:proofErr w:type="spellStart"/>
      <w:r w:rsidRPr="007901B9">
        <w:rPr>
          <w:rFonts w:ascii="Times New Roman" w:hAnsi="Times New Roman" w:cs="Times New Roman"/>
          <w:i/>
          <w:sz w:val="18"/>
          <w:szCs w:val="18"/>
        </w:rPr>
        <w:t>Volksgeist</w:t>
      </w:r>
      <w:proofErr w:type="spellEnd"/>
      <w:r w:rsidRPr="007901B9">
        <w:rPr>
          <w:rFonts w:ascii="Times New Roman" w:hAnsi="Times New Roman" w:cs="Times New Roman"/>
          <w:sz w:val="18"/>
          <w:szCs w:val="18"/>
        </w:rPr>
        <w:t xml:space="preserve"> itself but an instrument through which certain properties of the </w:t>
      </w:r>
      <w:proofErr w:type="spellStart"/>
      <w:r w:rsidRPr="007901B9">
        <w:rPr>
          <w:rFonts w:ascii="Times New Roman" w:hAnsi="Times New Roman" w:cs="Times New Roman"/>
          <w:i/>
          <w:sz w:val="18"/>
          <w:szCs w:val="18"/>
        </w:rPr>
        <w:t>Volksgeist</w:t>
      </w:r>
      <w:proofErr w:type="spellEnd"/>
      <w:r w:rsidRPr="007901B9">
        <w:rPr>
          <w:rFonts w:ascii="Times New Roman" w:hAnsi="Times New Roman" w:cs="Times New Roman"/>
          <w:sz w:val="18"/>
          <w:szCs w:val="18"/>
        </w:rPr>
        <w:t xml:space="preserve"> become observable.</w:t>
      </w:r>
    </w:p>
  </w:footnote>
  <w:footnote w:id="83">
    <w:p w14:paraId="47272E7E" w14:textId="058228DE"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panel design is discussed in detail in 2.3. Multiple independently trained models per tradition serve as a replication mechanism: a result that appears with one model but not with others is treated as model-specific; a result that replicates across </w:t>
      </w:r>
      <w:proofErr w:type="gramStart"/>
      <w:r w:rsidRPr="007901B9">
        <w:rPr>
          <w:rFonts w:ascii="Times New Roman" w:hAnsi="Times New Roman" w:cs="Times New Roman"/>
          <w:sz w:val="18"/>
          <w:szCs w:val="18"/>
        </w:rPr>
        <w:t>the majority of</w:t>
      </w:r>
      <w:proofErr w:type="gramEnd"/>
      <w:r w:rsidRPr="007901B9">
        <w:rPr>
          <w:rFonts w:ascii="Times New Roman" w:hAnsi="Times New Roman" w:cs="Times New Roman"/>
          <w:sz w:val="18"/>
          <w:szCs w:val="18"/>
        </w:rPr>
        <w:t xml:space="preserve"> models is attributed to the tradition.</w:t>
      </w:r>
    </w:p>
  </w:footnote>
  <w:footnote w:id="84">
    <w:p w14:paraId="452F6241"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distinction between </w:t>
      </w:r>
      <w:proofErr w:type="spellStart"/>
      <w:r w:rsidRPr="007901B9">
        <w:rPr>
          <w:rFonts w:ascii="Times New Roman" w:hAnsi="Times New Roman" w:cs="Times New Roman"/>
          <w:i/>
          <w:sz w:val="18"/>
          <w:szCs w:val="18"/>
        </w:rPr>
        <w:t>quod</w:t>
      </w:r>
      <w:proofErr w:type="spellEnd"/>
      <w:r w:rsidRPr="007901B9">
        <w:rPr>
          <w:rFonts w:ascii="Times New Roman" w:hAnsi="Times New Roman" w:cs="Times New Roman"/>
          <w:sz w:val="18"/>
          <w:szCs w:val="18"/>
        </w:rPr>
        <w:t xml:space="preserve"> and </w:t>
      </w:r>
      <w:r w:rsidRPr="007901B9">
        <w:rPr>
          <w:rFonts w:ascii="Times New Roman" w:hAnsi="Times New Roman" w:cs="Times New Roman"/>
          <w:i/>
          <w:sz w:val="18"/>
          <w:szCs w:val="18"/>
        </w:rPr>
        <w:t>cur</w:t>
      </w:r>
      <w:r w:rsidRPr="007901B9">
        <w:rPr>
          <w:rFonts w:ascii="Times New Roman" w:hAnsi="Times New Roman" w:cs="Times New Roman"/>
          <w:sz w:val="18"/>
          <w:szCs w:val="18"/>
        </w:rPr>
        <w:t xml:space="preserve"> echoes, in a different key, the Aristotelian distinction between knowledge </w:t>
      </w:r>
      <w:r w:rsidRPr="007901B9">
        <w:rPr>
          <w:rFonts w:ascii="Times New Roman" w:hAnsi="Times New Roman" w:cs="Times New Roman"/>
          <w:i/>
          <w:sz w:val="18"/>
          <w:szCs w:val="18"/>
        </w:rPr>
        <w:t>quia</w:t>
      </w:r>
      <w:r w:rsidRPr="007901B9">
        <w:rPr>
          <w:rFonts w:ascii="Times New Roman" w:hAnsi="Times New Roman" w:cs="Times New Roman"/>
          <w:sz w:val="18"/>
          <w:szCs w:val="18"/>
        </w:rPr>
        <w:t xml:space="preserve"> (that something is the case) and knowledge </w:t>
      </w:r>
      <w:r w:rsidRPr="007901B9">
        <w:rPr>
          <w:rFonts w:ascii="Times New Roman" w:hAnsi="Times New Roman" w:cs="Times New Roman"/>
          <w:i/>
          <w:sz w:val="18"/>
          <w:szCs w:val="18"/>
        </w:rPr>
        <w:t>propter quid</w:t>
      </w:r>
      <w:r w:rsidRPr="007901B9">
        <w:rPr>
          <w:rFonts w:ascii="Times New Roman" w:hAnsi="Times New Roman" w:cs="Times New Roman"/>
          <w:sz w:val="18"/>
          <w:szCs w:val="18"/>
        </w:rPr>
        <w:t xml:space="preserve"> (why it is the case). See ARISTOTLE, </w:t>
      </w:r>
      <w:r w:rsidRPr="007901B9">
        <w:rPr>
          <w:rFonts w:ascii="Times New Roman" w:hAnsi="Times New Roman" w:cs="Times New Roman"/>
          <w:i/>
          <w:sz w:val="18"/>
          <w:szCs w:val="18"/>
        </w:rPr>
        <w:t>Posterior Analytics</w:t>
      </w:r>
      <w:r w:rsidRPr="007901B9">
        <w:rPr>
          <w:rFonts w:ascii="Times New Roman" w:hAnsi="Times New Roman" w:cs="Times New Roman"/>
          <w:sz w:val="18"/>
          <w:szCs w:val="18"/>
        </w:rPr>
        <w:t xml:space="preserve">, I.13. Geometric measurement of embedding spaces yields knowledge of the first kind; causal explanation requires the </w:t>
      </w:r>
      <w:proofErr w:type="gramStart"/>
      <w:r w:rsidRPr="007901B9">
        <w:rPr>
          <w:rFonts w:ascii="Times New Roman" w:hAnsi="Times New Roman" w:cs="Times New Roman"/>
          <w:sz w:val="18"/>
          <w:szCs w:val="18"/>
        </w:rPr>
        <w:t>second, and</w:t>
      </w:r>
      <w:proofErr w:type="gramEnd"/>
      <w:r w:rsidRPr="007901B9">
        <w:rPr>
          <w:rFonts w:ascii="Times New Roman" w:hAnsi="Times New Roman" w:cs="Times New Roman"/>
          <w:sz w:val="18"/>
          <w:szCs w:val="18"/>
        </w:rPr>
        <w:t xml:space="preserve"> lies beyond the instrument’s reach.</w:t>
      </w:r>
    </w:p>
  </w:footnote>
  <w:footnote w:id="85">
    <w:p w14:paraId="45D92038" w14:textId="6D667E06"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experimental setting and the rationale for its selection are discussed in 2.1. The key desideratum is a legal environment in which the same normative concepts are expressed in two linguistic traditions within a single institutional framework, so that the institutional variable is controlled and the linguistic-cultural variable is isolated.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22A6AB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8081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243"/>
    <w:rsid w:val="00080DFD"/>
    <w:rsid w:val="00116C6E"/>
    <w:rsid w:val="001A1AA4"/>
    <w:rsid w:val="001B491B"/>
    <w:rsid w:val="001D32B4"/>
    <w:rsid w:val="001E0168"/>
    <w:rsid w:val="00252E1D"/>
    <w:rsid w:val="00286E77"/>
    <w:rsid w:val="0029739B"/>
    <w:rsid w:val="003226A4"/>
    <w:rsid w:val="00327986"/>
    <w:rsid w:val="003D700D"/>
    <w:rsid w:val="004E29B3"/>
    <w:rsid w:val="00590D07"/>
    <w:rsid w:val="005B4B59"/>
    <w:rsid w:val="00631385"/>
    <w:rsid w:val="006953A9"/>
    <w:rsid w:val="00784D58"/>
    <w:rsid w:val="007901B9"/>
    <w:rsid w:val="008D6863"/>
    <w:rsid w:val="009630CC"/>
    <w:rsid w:val="009E0CF1"/>
    <w:rsid w:val="00B83143"/>
    <w:rsid w:val="00B86B75"/>
    <w:rsid w:val="00BC48D5"/>
    <w:rsid w:val="00BF7643"/>
    <w:rsid w:val="00C36279"/>
    <w:rsid w:val="00C551D1"/>
    <w:rsid w:val="00C61CBB"/>
    <w:rsid w:val="00C87C72"/>
    <w:rsid w:val="00CA0243"/>
    <w:rsid w:val="00DB787D"/>
    <w:rsid w:val="00E00A9E"/>
    <w:rsid w:val="00E23600"/>
    <w:rsid w:val="00E315A3"/>
    <w:rsid w:val="00EA6D4B"/>
    <w:rsid w:val="00EB0B1A"/>
    <w:rsid w:val="00EC0FEE"/>
    <w:rsid w:val="00EE53CD"/>
    <w:rsid w:val="00F4683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19C43B"/>
  <w15:docId w15:val="{D03D103B-9AFD-8741-AEB0-AD6F2B8B6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1D32B4"/>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
    <w:name w:val="Abstract"/>
    <w:basedOn w:val="Normale"/>
    <w:next w:val="Corpotesto"/>
    <w:qFormat/>
    <w:pPr>
      <w:keepNext/>
      <w:keepLines/>
      <w:spacing w:before="3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1">
    <w:name w:val="p1"/>
    <w:basedOn w:val="Normale"/>
    <w:rsid w:val="001D32B4"/>
    <w:pPr>
      <w:spacing w:after="0"/>
    </w:pPr>
    <w:rPr>
      <w:rFonts w:ascii="Times" w:eastAsia="Times New Roman" w:hAnsi="Times" w:cs="Times New Roman"/>
      <w:color w:val="000000"/>
      <w:sz w:val="18"/>
      <w:szCs w:val="18"/>
      <w:lang w:val="it-IT" w:eastAsia="it-IT"/>
    </w:rPr>
  </w:style>
  <w:style w:type="paragraph" w:customStyle="1" w:styleId="p2">
    <w:name w:val="p2"/>
    <w:basedOn w:val="Normale"/>
    <w:rsid w:val="00EB0B1A"/>
    <w:pPr>
      <w:spacing w:after="0"/>
    </w:pPr>
    <w:rPr>
      <w:rFonts w:ascii="Times" w:eastAsia="Times New Roman" w:hAnsi="Times" w:cs="Times New Roman"/>
      <w:color w:val="000000"/>
      <w:sz w:val="18"/>
      <w:szCs w:val="18"/>
      <w:lang w:val="it-IT" w:eastAsia="it-IT"/>
    </w:rPr>
  </w:style>
  <w:style w:type="paragraph" w:customStyle="1" w:styleId="p3">
    <w:name w:val="p3"/>
    <w:basedOn w:val="Normale"/>
    <w:rsid w:val="00EB0B1A"/>
    <w:pPr>
      <w:spacing w:after="0"/>
    </w:pPr>
    <w:rPr>
      <w:rFonts w:ascii="Times" w:eastAsia="Times New Roman" w:hAnsi="Times" w:cs="Times New Roman"/>
      <w:color w:val="000000"/>
      <w:sz w:val="17"/>
      <w:szCs w:val="17"/>
      <w:lang w:val="it-IT" w:eastAsia="it-IT"/>
    </w:rPr>
  </w:style>
  <w:style w:type="character" w:customStyle="1" w:styleId="s2">
    <w:name w:val="s2"/>
    <w:basedOn w:val="Carpredefinitoparagrafo"/>
    <w:rsid w:val="00EB0B1A"/>
    <w:rPr>
      <w:rFonts w:ascii="Times" w:hAnsi="Times" w:hint="default"/>
      <w:sz w:val="22"/>
      <w:szCs w:val="22"/>
    </w:rPr>
  </w:style>
  <w:style w:type="character" w:customStyle="1" w:styleId="s3">
    <w:name w:val="s3"/>
    <w:basedOn w:val="Carpredefinitoparagrafo"/>
    <w:rsid w:val="00EB0B1A"/>
    <w:rPr>
      <w:rFonts w:ascii="Times" w:hAnsi="Times" w:hint="default"/>
      <w:sz w:val="18"/>
      <w:szCs w:val="18"/>
    </w:rPr>
  </w:style>
  <w:style w:type="character" w:customStyle="1" w:styleId="s4">
    <w:name w:val="s4"/>
    <w:basedOn w:val="Carpredefinitoparagrafo"/>
    <w:rsid w:val="00EB0B1A"/>
    <w:rPr>
      <w:rFonts w:ascii="Times" w:hAnsi="Times" w:hint="default"/>
      <w:sz w:val="23"/>
      <w:szCs w:val="23"/>
    </w:rPr>
  </w:style>
  <w:style w:type="character" w:customStyle="1" w:styleId="s5">
    <w:name w:val="s5"/>
    <w:basedOn w:val="Carpredefinitoparagrafo"/>
    <w:rsid w:val="00EB0B1A"/>
    <w:rPr>
      <w:rFonts w:ascii="Times" w:hAnsi="Times" w:hint="default"/>
      <w:sz w:val="18"/>
      <w:szCs w:val="18"/>
    </w:rPr>
  </w:style>
  <w:style w:type="character" w:customStyle="1" w:styleId="s6">
    <w:name w:val="s6"/>
    <w:basedOn w:val="Carpredefinitoparagrafo"/>
    <w:rsid w:val="00EB0B1A"/>
    <w:rPr>
      <w:rFonts w:ascii="Times" w:hAnsi="Times" w:hint="default"/>
      <w:sz w:val="24"/>
      <w:szCs w:val="24"/>
    </w:rPr>
  </w:style>
  <w:style w:type="character" w:customStyle="1" w:styleId="s7">
    <w:name w:val="s7"/>
    <w:basedOn w:val="Carpredefinitoparagrafo"/>
    <w:rsid w:val="00EB0B1A"/>
    <w:rPr>
      <w:rFonts w:ascii="Times" w:hAnsi="Times" w:hint="default"/>
      <w:sz w:val="18"/>
      <w:szCs w:val="18"/>
    </w:rPr>
  </w:style>
  <w:style w:type="character" w:customStyle="1" w:styleId="s8">
    <w:name w:val="s8"/>
    <w:basedOn w:val="Carpredefinitoparagrafo"/>
    <w:rsid w:val="00EB0B1A"/>
    <w:rPr>
      <w:rFonts w:ascii="Times" w:hAnsi="Times" w:hint="default"/>
      <w:sz w:val="23"/>
      <w:szCs w:val="23"/>
    </w:rPr>
  </w:style>
  <w:style w:type="character" w:customStyle="1" w:styleId="s9">
    <w:name w:val="s9"/>
    <w:basedOn w:val="Carpredefinitoparagrafo"/>
    <w:rsid w:val="00EB0B1A"/>
    <w:rPr>
      <w:rFonts w:ascii="Times" w:hAnsi="Times" w:hint="default"/>
      <w:sz w:val="18"/>
      <w:szCs w:val="18"/>
    </w:rPr>
  </w:style>
  <w:style w:type="character" w:customStyle="1" w:styleId="s10">
    <w:name w:val="s10"/>
    <w:basedOn w:val="Carpredefinitoparagrafo"/>
    <w:rsid w:val="00EB0B1A"/>
    <w:rPr>
      <w:rFonts w:ascii="Times" w:hAnsi="Times" w:hint="default"/>
      <w:sz w:val="18"/>
      <w:szCs w:val="18"/>
    </w:rPr>
  </w:style>
  <w:style w:type="character" w:customStyle="1" w:styleId="s11">
    <w:name w:val="s11"/>
    <w:basedOn w:val="Carpredefinitoparagrafo"/>
    <w:rsid w:val="00EB0B1A"/>
    <w:rPr>
      <w:rFonts w:ascii="Times" w:hAnsi="Times" w:hint="default"/>
      <w:sz w:val="27"/>
      <w:szCs w:val="27"/>
    </w:rPr>
  </w:style>
  <w:style w:type="character" w:customStyle="1" w:styleId="s12">
    <w:name w:val="s12"/>
    <w:basedOn w:val="Carpredefinitoparagrafo"/>
    <w:rsid w:val="00EB0B1A"/>
    <w:rPr>
      <w:rFonts w:ascii="Times" w:hAnsi="Times" w:hint="default"/>
      <w:sz w:val="28"/>
      <w:szCs w:val="28"/>
    </w:rPr>
  </w:style>
  <w:style w:type="character" w:customStyle="1" w:styleId="s13">
    <w:name w:val="s13"/>
    <w:basedOn w:val="Carpredefinitoparagrafo"/>
    <w:rsid w:val="00EB0B1A"/>
    <w:rPr>
      <w:rFonts w:ascii="Times" w:hAnsi="Times" w:hint="default"/>
      <w:sz w:val="18"/>
      <w:szCs w:val="18"/>
    </w:rPr>
  </w:style>
  <w:style w:type="character" w:customStyle="1" w:styleId="s14">
    <w:name w:val="s14"/>
    <w:basedOn w:val="Carpredefinitoparagrafo"/>
    <w:rsid w:val="00EB0B1A"/>
    <w:rPr>
      <w:rFonts w:ascii="Times" w:hAnsi="Times" w:hint="default"/>
      <w:sz w:val="16"/>
      <w:szCs w:val="16"/>
    </w:rPr>
  </w:style>
  <w:style w:type="character" w:customStyle="1" w:styleId="s15">
    <w:name w:val="s15"/>
    <w:basedOn w:val="Carpredefinitoparagrafo"/>
    <w:rsid w:val="00EB0B1A"/>
    <w:rPr>
      <w:rFonts w:ascii="Times" w:hAnsi="Times" w:hint="default"/>
      <w:sz w:val="29"/>
      <w:szCs w:val="29"/>
    </w:rPr>
  </w:style>
  <w:style w:type="character" w:customStyle="1" w:styleId="s16">
    <w:name w:val="s16"/>
    <w:basedOn w:val="Carpredefinitoparagrafo"/>
    <w:rsid w:val="00EB0B1A"/>
    <w:rPr>
      <w:rFonts w:ascii="Times" w:hAnsi="Times" w:hint="default"/>
      <w:sz w:val="17"/>
      <w:szCs w:val="17"/>
    </w:rPr>
  </w:style>
  <w:style w:type="character" w:customStyle="1" w:styleId="s17">
    <w:name w:val="s17"/>
    <w:basedOn w:val="Carpredefinitoparagrafo"/>
    <w:rsid w:val="00EB0B1A"/>
    <w:rPr>
      <w:rFonts w:ascii="Times" w:hAnsi="Times" w:hint="default"/>
      <w:sz w:val="18"/>
      <w:szCs w:val="18"/>
    </w:rPr>
  </w:style>
  <w:style w:type="character" w:customStyle="1" w:styleId="s18">
    <w:name w:val="s18"/>
    <w:basedOn w:val="Carpredefinitoparagrafo"/>
    <w:rsid w:val="00EB0B1A"/>
    <w:rPr>
      <w:rFonts w:ascii="Times" w:hAnsi="Times" w:hint="default"/>
      <w:sz w:val="16"/>
      <w:szCs w:val="16"/>
    </w:rPr>
  </w:style>
  <w:style w:type="character" w:customStyle="1" w:styleId="s19">
    <w:name w:val="s19"/>
    <w:basedOn w:val="Carpredefinitoparagrafo"/>
    <w:rsid w:val="00EB0B1A"/>
    <w:rPr>
      <w:rFonts w:ascii="Times" w:hAnsi="Times" w:hint="default"/>
      <w:sz w:val="21"/>
      <w:szCs w:val="21"/>
    </w:rPr>
  </w:style>
  <w:style w:type="character" w:customStyle="1" w:styleId="s20">
    <w:name w:val="s20"/>
    <w:basedOn w:val="Carpredefinitoparagrafo"/>
    <w:rsid w:val="00EB0B1A"/>
    <w:rPr>
      <w:rFonts w:ascii="Times" w:hAnsi="Times" w:hint="default"/>
      <w:sz w:val="17"/>
      <w:szCs w:val="17"/>
    </w:rPr>
  </w:style>
  <w:style w:type="character" w:customStyle="1" w:styleId="s21">
    <w:name w:val="s21"/>
    <w:basedOn w:val="Carpredefinitoparagrafo"/>
    <w:rsid w:val="00EB0B1A"/>
    <w:rPr>
      <w:rFonts w:ascii="Times" w:hAnsi="Times" w:hint="default"/>
      <w:sz w:val="20"/>
      <w:szCs w:val="20"/>
    </w:rPr>
  </w:style>
  <w:style w:type="character" w:customStyle="1" w:styleId="apple-converted-space">
    <w:name w:val="apple-converted-space"/>
    <w:basedOn w:val="Carpredefinitoparagrafo"/>
    <w:rsid w:val="00EB0B1A"/>
  </w:style>
  <w:style w:type="paragraph" w:customStyle="1" w:styleId="p4">
    <w:name w:val="p4"/>
    <w:basedOn w:val="Normale"/>
    <w:rsid w:val="00EB0B1A"/>
    <w:pPr>
      <w:spacing w:after="0"/>
    </w:pPr>
    <w:rPr>
      <w:rFonts w:ascii="Times" w:eastAsia="Times New Roman" w:hAnsi="Times" w:cs="Times New Roman"/>
      <w:color w:val="000000"/>
      <w:sz w:val="19"/>
      <w:szCs w:val="19"/>
      <w:lang w:val="it-IT" w:eastAsia="it-IT"/>
    </w:rPr>
  </w:style>
  <w:style w:type="character" w:customStyle="1" w:styleId="s1">
    <w:name w:val="s1"/>
    <w:basedOn w:val="Carpredefinitoparagrafo"/>
    <w:rsid w:val="00EB0B1A"/>
    <w:rPr>
      <w:rFonts w:ascii="Times" w:hAnsi="Times" w:hint="default"/>
      <w:sz w:val="19"/>
      <w:szCs w:val="19"/>
    </w:rPr>
  </w:style>
  <w:style w:type="character" w:customStyle="1" w:styleId="s22">
    <w:name w:val="s22"/>
    <w:basedOn w:val="Carpredefinitoparagrafo"/>
    <w:rsid w:val="00EB0B1A"/>
    <w:rPr>
      <w:rFonts w:ascii="Times" w:hAnsi="Times" w:hint="default"/>
      <w:sz w:val="21"/>
      <w:szCs w:val="21"/>
    </w:rPr>
  </w:style>
  <w:style w:type="character" w:customStyle="1" w:styleId="s23">
    <w:name w:val="s23"/>
    <w:basedOn w:val="Carpredefinitoparagrafo"/>
    <w:rsid w:val="00EB0B1A"/>
    <w:rPr>
      <w:rFonts w:ascii="Times" w:hAnsi="Times" w:hint="default"/>
      <w:sz w:val="23"/>
      <w:szCs w:val="23"/>
    </w:rPr>
  </w:style>
  <w:style w:type="character" w:customStyle="1" w:styleId="s24">
    <w:name w:val="s24"/>
    <w:basedOn w:val="Carpredefinitoparagrafo"/>
    <w:rsid w:val="00EB0B1A"/>
    <w:rPr>
      <w:rFonts w:ascii="Times" w:hAnsi="Times" w:hint="default"/>
      <w:sz w:val="22"/>
      <w:szCs w:val="22"/>
    </w:rPr>
  </w:style>
  <w:style w:type="character" w:customStyle="1" w:styleId="s25">
    <w:name w:val="s25"/>
    <w:basedOn w:val="Carpredefinitoparagrafo"/>
    <w:rsid w:val="00EB0B1A"/>
    <w:rPr>
      <w:rFonts w:ascii="Times" w:hAnsi="Times" w:hint="default"/>
      <w:sz w:val="19"/>
      <w:szCs w:val="19"/>
    </w:rPr>
  </w:style>
  <w:style w:type="character" w:customStyle="1" w:styleId="s26">
    <w:name w:val="s26"/>
    <w:basedOn w:val="Carpredefinitoparagrafo"/>
    <w:rsid w:val="00EB0B1A"/>
    <w:rPr>
      <w:rFonts w:ascii="Times" w:hAnsi="Times" w:hint="default"/>
      <w:sz w:val="20"/>
      <w:szCs w:val="20"/>
    </w:rPr>
  </w:style>
  <w:style w:type="character" w:customStyle="1" w:styleId="s27">
    <w:name w:val="s27"/>
    <w:basedOn w:val="Carpredefinitoparagrafo"/>
    <w:rsid w:val="00EB0B1A"/>
    <w:rPr>
      <w:rFonts w:ascii="Times" w:hAnsi="Times" w:hint="default"/>
      <w:sz w:val="18"/>
      <w:szCs w:val="18"/>
    </w:rPr>
  </w:style>
  <w:style w:type="character" w:customStyle="1" w:styleId="s28">
    <w:name w:val="s28"/>
    <w:basedOn w:val="Carpredefinitoparagrafo"/>
    <w:rsid w:val="00EB0B1A"/>
    <w:rPr>
      <w:rFonts w:ascii="Times" w:hAnsi="Times" w:hint="default"/>
      <w:sz w:val="17"/>
      <w:szCs w:val="17"/>
    </w:rPr>
  </w:style>
  <w:style w:type="character" w:customStyle="1" w:styleId="s29">
    <w:name w:val="s29"/>
    <w:basedOn w:val="Carpredefinitoparagrafo"/>
    <w:rsid w:val="00EB0B1A"/>
    <w:rPr>
      <w:rFonts w:ascii="Times" w:hAnsi="Times" w:hint="default"/>
      <w:sz w:val="18"/>
      <w:szCs w:val="18"/>
    </w:rPr>
  </w:style>
  <w:style w:type="character" w:styleId="Rimandocommento">
    <w:name w:val="annotation reference"/>
    <w:basedOn w:val="Carpredefinitoparagrafo"/>
    <w:rsid w:val="00EE53CD"/>
    <w:rPr>
      <w:sz w:val="16"/>
      <w:szCs w:val="16"/>
    </w:rPr>
  </w:style>
  <w:style w:type="paragraph" w:styleId="Testocommento">
    <w:name w:val="annotation text"/>
    <w:basedOn w:val="Normale"/>
    <w:link w:val="TestocommentoCarattere"/>
    <w:rsid w:val="00EE53CD"/>
    <w:rPr>
      <w:sz w:val="20"/>
      <w:szCs w:val="20"/>
    </w:rPr>
  </w:style>
  <w:style w:type="character" w:customStyle="1" w:styleId="TestocommentoCarattere">
    <w:name w:val="Testo commento Carattere"/>
    <w:basedOn w:val="Carpredefinitoparagrafo"/>
    <w:link w:val="Testocommento"/>
    <w:rsid w:val="00EE53CD"/>
    <w:rPr>
      <w:sz w:val="20"/>
      <w:szCs w:val="20"/>
    </w:rPr>
  </w:style>
  <w:style w:type="paragraph" w:styleId="Soggettocommento">
    <w:name w:val="annotation subject"/>
    <w:basedOn w:val="Testocommento"/>
    <w:next w:val="Testocommento"/>
    <w:link w:val="SoggettocommentoCarattere"/>
    <w:rsid w:val="00EE53CD"/>
    <w:rPr>
      <w:b/>
      <w:bCs/>
    </w:rPr>
  </w:style>
  <w:style w:type="character" w:customStyle="1" w:styleId="SoggettocommentoCarattere">
    <w:name w:val="Soggetto commento Carattere"/>
    <w:basedOn w:val="TestocommentoCarattere"/>
    <w:link w:val="Soggettocommento"/>
    <w:rsid w:val="00EE53C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23</Pages>
  <Words>11268</Words>
  <Characters>64232</Characters>
  <Application>Microsoft Office Word</Application>
  <DocSecurity>0</DocSecurity>
  <Lines>535</Lines>
  <Paragraphs>150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Guglielmo Puzio</cp:lastModifiedBy>
  <cp:revision>6</cp:revision>
  <dcterms:created xsi:type="dcterms:W3CDTF">2026-03-08T12:31:00Z</dcterms:created>
  <dcterms:modified xsi:type="dcterms:W3CDTF">2026-03-26T23:32:00Z</dcterms:modified>
</cp:coreProperties>
</file>